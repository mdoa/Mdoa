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8D8" w:rsidRPr="008C1F19" w:rsidRDefault="00B7544A" w:rsidP="00696628">
      <w:pPr>
        <w:spacing w:before="120" w:after="120"/>
        <w:ind w:firstLine="0"/>
        <w:jc w:val="both"/>
        <w:rPr>
          <w:rFonts w:ascii="黑体" w:eastAsia="黑体" w:hAnsi="Arial"/>
          <w:sz w:val="36"/>
          <w:szCs w:val="36"/>
        </w:rPr>
      </w:pPr>
      <w:bookmarkStart w:id="0" w:name="_Toc154343711"/>
      <w:r w:rsidRPr="00B7544A">
        <w:rPr>
          <w:rFonts w:ascii="黑体" w:eastAsia="黑体"/>
          <w:noProof/>
          <w:sz w:val="36"/>
          <w:szCs w:val="36"/>
          <w:lang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3" type="#_x0000_t202" style="position:absolute;left:0;text-align:left;margin-left:308.95pt;margin-top:220.7pt;width:158.25pt;height:29.35pt;z-index:251657728" stroked="f">
            <v:textbox style="mso-next-textbox:#_x0000_s1083">
              <w:txbxContent>
                <w:p w:rsidR="00DC3745" w:rsidRPr="00F74958" w:rsidRDefault="00C620F1" w:rsidP="00DC3745">
                  <w:pPr>
                    <w:spacing w:before="120" w:after="120"/>
                    <w:rPr>
                      <w:b/>
                      <w:lang w:eastAsia="zh-CN"/>
                    </w:rPr>
                  </w:pPr>
                  <w:bookmarkStart w:id="1" w:name="_Toc248749969"/>
                  <w:bookmarkStart w:id="2" w:name="_Toc250463497"/>
                  <w:bookmarkStart w:id="3" w:name="_Toc258575854"/>
                  <w:bookmarkStart w:id="4" w:name="_Toc310084373"/>
                  <w:r>
                    <w:rPr>
                      <w:rFonts w:hint="eastAsia"/>
                      <w:b/>
                    </w:rPr>
                    <w:t>----</w:t>
                  </w:r>
                  <w:bookmarkEnd w:id="1"/>
                  <w:bookmarkEnd w:id="2"/>
                  <w:bookmarkEnd w:id="3"/>
                  <w:bookmarkEnd w:id="4"/>
                  <w:r w:rsidR="00345C2D">
                    <w:rPr>
                      <w:rFonts w:hint="eastAsia"/>
                      <w:b/>
                      <w:lang w:eastAsia="zh-CN"/>
                    </w:rPr>
                    <w:t>流水号生成设计</w:t>
                  </w:r>
                </w:p>
              </w:txbxContent>
            </v:textbox>
            <w10:wrap type="square"/>
          </v:shape>
        </w:pict>
      </w:r>
      <w:r w:rsidR="0072772E">
        <w:rPr>
          <w:b/>
          <w:noProof/>
          <w:lang w:eastAsia="zh-CN"/>
        </w:rPr>
        <w:drawing>
          <wp:inline distT="0" distB="0" distL="0" distR="0">
            <wp:extent cx="1143000" cy="371475"/>
            <wp:effectExtent l="19050" t="0" r="0" b="0"/>
            <wp:docPr id="1" name="图片 17" descr="v-align-all-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v-align-all-bi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544A">
        <w:rPr>
          <w:rFonts w:ascii="黑体" w:eastAsia="黑体"/>
          <w:noProof/>
          <w:sz w:val="36"/>
          <w:szCs w:val="36"/>
          <w:lang w:eastAsia="zh-CN"/>
        </w:rPr>
        <w:pict>
          <v:shape id="_x0000_s1084" type="#_x0000_t202" style="position:absolute;left:0;text-align:left;margin-left:112.5pt;margin-top:548.3pt;width:3in;height:55.7pt;z-index:251658752;mso-position-horizontal-relative:text;mso-position-vertical-relative:text" stroked="f">
            <v:textbox style="mso-next-textbox:#_x0000_s1084">
              <w:txbxContent>
                <w:p w:rsidR="00DC3745" w:rsidRDefault="00DC3745" w:rsidP="00DC3745">
                  <w:pPr>
                    <w:spacing w:before="120" w:after="120"/>
                    <w:rPr>
                      <w:rFonts w:ascii="仿宋_GB2312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  <w:lang w:eastAsia="zh-CN"/>
                    </w:rPr>
                    <w:t>广州宏天软件有限公司</w:t>
                  </w:r>
                </w:p>
                <w:p w:rsidR="00DC3745" w:rsidRDefault="00DC3745" w:rsidP="00DC3745">
                  <w:pPr>
                    <w:numPr>
                      <w:ins w:id="5" w:author="超级管理员" w:date="2008-12-13T10:37:00Z"/>
                    </w:numPr>
                    <w:spacing w:before="120" w:after="120"/>
                    <w:rPr>
                      <w:rFonts w:ascii="仿宋_GB2312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  <w:lang w:eastAsia="zh-CN"/>
                    </w:rPr>
                    <w:t>2012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  <w:lang w:eastAsia="zh-CN"/>
                    </w:rPr>
                    <w:t>年</w:t>
                  </w:r>
                  <w:r w:rsidR="00C620F1">
                    <w:rPr>
                      <w:rFonts w:ascii="仿宋_GB2312" w:eastAsia="仿宋_GB2312" w:hint="eastAsia"/>
                      <w:sz w:val="28"/>
                      <w:szCs w:val="28"/>
                      <w:lang w:eastAsia="zh-CN"/>
                    </w:rPr>
                    <w:t>11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  <w:lang w:eastAsia="zh-CN"/>
                    </w:rPr>
                    <w:t>月</w:t>
                  </w:r>
                </w:p>
              </w:txbxContent>
            </v:textbox>
            <w10:wrap type="square"/>
          </v:shape>
        </w:pict>
      </w:r>
      <w:r w:rsidRPr="00B7544A">
        <w:rPr>
          <w:rFonts w:ascii="黑体" w:eastAsia="黑体"/>
          <w:noProof/>
          <w:sz w:val="36"/>
          <w:szCs w:val="36"/>
          <w:lang w:eastAsia="zh-CN"/>
        </w:rPr>
        <w:pict>
          <v:shape id="_x0000_s1082" type="#_x0000_t202" style="position:absolute;left:0;text-align:left;margin-left:11.25pt;margin-top:111.8pt;width:414pt;height:63.75pt;z-index:251656704;mso-position-horizontal-relative:text;mso-position-vertical-relative:text" stroked="f">
            <v:textbox style="mso-next-textbox:#_x0000_s1082">
              <w:txbxContent>
                <w:p w:rsidR="00DC3745" w:rsidRPr="00F74958" w:rsidRDefault="00DC3745" w:rsidP="00DC3745">
                  <w:pPr>
                    <w:spacing w:before="120" w:after="120"/>
                    <w:rPr>
                      <w:b/>
                      <w:sz w:val="72"/>
                      <w:szCs w:val="72"/>
                      <w:lang w:eastAsia="zh-CN"/>
                    </w:rPr>
                  </w:pPr>
                  <w:bookmarkStart w:id="6" w:name="_Toc250463495"/>
                  <w:bookmarkStart w:id="7" w:name="_Toc258575852"/>
                  <w:bookmarkStart w:id="8" w:name="_Toc310084372"/>
                  <w:proofErr w:type="spellStart"/>
                  <w:r w:rsidRPr="00F74958">
                    <w:rPr>
                      <w:rFonts w:hint="eastAsia"/>
                      <w:b/>
                      <w:sz w:val="72"/>
                      <w:szCs w:val="72"/>
                    </w:rPr>
                    <w:t>广州宏天软件</w:t>
                  </w:r>
                  <w:bookmarkStart w:id="9" w:name="_Toc248749968"/>
                  <w:bookmarkStart w:id="10" w:name="_Toc250463496"/>
                  <w:bookmarkStart w:id="11" w:name="_Toc258575853"/>
                  <w:bookmarkEnd w:id="6"/>
                  <w:bookmarkEnd w:id="7"/>
                  <w:r w:rsidRPr="00F74958">
                    <w:rPr>
                      <w:rFonts w:hint="eastAsia"/>
                      <w:b/>
                      <w:sz w:val="72"/>
                      <w:szCs w:val="72"/>
                    </w:rPr>
                    <w:t>OA</w:t>
                  </w:r>
                  <w:r w:rsidRPr="00F74958">
                    <w:rPr>
                      <w:rFonts w:hint="eastAsia"/>
                      <w:b/>
                      <w:sz w:val="72"/>
                      <w:szCs w:val="72"/>
                    </w:rPr>
                    <w:t>系统</w:t>
                  </w:r>
                  <w:bookmarkEnd w:id="8"/>
                  <w:bookmarkEnd w:id="9"/>
                  <w:bookmarkEnd w:id="10"/>
                  <w:bookmarkEnd w:id="11"/>
                  <w:proofErr w:type="spellEnd"/>
                </w:p>
              </w:txbxContent>
            </v:textbox>
            <w10:wrap type="square"/>
          </v:shape>
        </w:pict>
      </w:r>
      <w:r w:rsidR="00DC3745">
        <w:rPr>
          <w:rFonts w:ascii="黑体" w:eastAsia="黑体"/>
          <w:sz w:val="36"/>
          <w:szCs w:val="36"/>
        </w:rPr>
        <w:br w:type="column"/>
      </w:r>
      <w:proofErr w:type="spellStart"/>
      <w:r w:rsidR="001F58D8" w:rsidRPr="008C1F19">
        <w:rPr>
          <w:rFonts w:ascii="黑体" w:eastAsia="黑体" w:hint="eastAsia"/>
          <w:sz w:val="36"/>
          <w:szCs w:val="36"/>
        </w:rPr>
        <w:lastRenderedPageBreak/>
        <w:t>文档控制页</w:t>
      </w:r>
      <w:proofErr w:type="spellEnd"/>
    </w:p>
    <w:p w:rsidR="001F58D8" w:rsidRPr="008C1F19" w:rsidRDefault="001F58D8" w:rsidP="00457691">
      <w:pPr>
        <w:spacing w:before="120" w:after="120"/>
        <w:rPr>
          <w:rFonts w:ascii="仿宋_GB2312" w:eastAsia="仿宋_GB2312" w:hAnsi="Arial"/>
          <w:b/>
          <w:lang w:eastAsia="zh-CN"/>
        </w:rPr>
      </w:pPr>
    </w:p>
    <w:p w:rsidR="001F58D8" w:rsidRPr="008C1F19" w:rsidRDefault="001F58D8" w:rsidP="00696628">
      <w:pPr>
        <w:spacing w:before="120" w:after="120"/>
        <w:jc w:val="both"/>
        <w:rPr>
          <w:rFonts w:ascii="宋体" w:hAnsi="宋体"/>
        </w:rPr>
      </w:pPr>
      <w:proofErr w:type="spellStart"/>
      <w:r w:rsidRPr="008C1F19">
        <w:rPr>
          <w:rFonts w:ascii="宋体" w:hAnsi="宋体" w:hint="eastAsia"/>
          <w:b/>
        </w:rPr>
        <w:t>版本记录</w:t>
      </w:r>
      <w:proofErr w:type="spellEnd"/>
    </w:p>
    <w:tbl>
      <w:tblPr>
        <w:tblW w:w="8577" w:type="dxa"/>
        <w:jc w:val="center"/>
        <w:tblInd w:w="-3208" w:type="dxa"/>
        <w:tblLayout w:type="fixed"/>
        <w:tblCellMar>
          <w:left w:w="56" w:type="dxa"/>
          <w:right w:w="56" w:type="dxa"/>
        </w:tblCellMar>
        <w:tblLook w:val="0000"/>
      </w:tblPr>
      <w:tblGrid>
        <w:gridCol w:w="1541"/>
        <w:gridCol w:w="2724"/>
        <w:gridCol w:w="2708"/>
        <w:gridCol w:w="1604"/>
      </w:tblGrid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b/>
                <w:lang w:eastAsia="zh-CN"/>
              </w:rPr>
            </w:pPr>
            <w:r w:rsidRPr="008C1F19">
              <w:rPr>
                <w:rFonts w:ascii="宋体" w:hAnsi="宋体" w:hint="eastAsia"/>
                <w:b/>
                <w:lang w:eastAsia="zh-CN"/>
              </w:rPr>
              <w:t>版本号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b/>
                <w:lang w:eastAsia="zh-CN"/>
              </w:rPr>
            </w:pPr>
            <w:r w:rsidRPr="008C1F19">
              <w:rPr>
                <w:rFonts w:ascii="宋体" w:hAnsi="宋体" w:hint="eastAsia"/>
                <w:b/>
                <w:lang w:eastAsia="zh-CN"/>
              </w:rPr>
              <w:t>版本描述</w:t>
            </w: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6D33F5">
            <w:pPr>
              <w:pStyle w:val="TableData"/>
              <w:spacing w:before="120" w:after="120"/>
              <w:ind w:rightChars="34" w:right="82"/>
              <w:rPr>
                <w:rFonts w:ascii="宋体" w:hAnsi="宋体"/>
                <w:b/>
                <w:lang w:eastAsia="zh-CN"/>
              </w:rPr>
            </w:pPr>
            <w:r w:rsidRPr="008C1F19">
              <w:rPr>
                <w:rFonts w:ascii="宋体" w:hAnsi="宋体" w:hint="eastAsia"/>
                <w:b/>
                <w:lang w:eastAsia="zh-CN"/>
              </w:rPr>
              <w:t>责任人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b/>
                <w:lang w:eastAsia="zh-CN"/>
              </w:rPr>
            </w:pPr>
            <w:r w:rsidRPr="008C1F19">
              <w:rPr>
                <w:rFonts w:ascii="宋体" w:hAnsi="宋体" w:hint="eastAsia"/>
                <w:b/>
                <w:lang w:eastAsia="zh-CN"/>
              </w:rPr>
              <w:t>修订日期</w:t>
            </w: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  <w:r w:rsidRPr="008C1F19">
              <w:rPr>
                <w:rFonts w:ascii="宋体" w:hAnsi="宋体" w:hint="eastAsia"/>
                <w:lang w:eastAsia="zh-CN"/>
              </w:rPr>
              <w:t>V0.1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  <w:r w:rsidRPr="008C1F19">
              <w:rPr>
                <w:rFonts w:ascii="宋体" w:hAnsi="宋体" w:hint="eastAsia"/>
                <w:lang w:eastAsia="zh-CN"/>
              </w:rPr>
              <w:t>草稿</w:t>
            </w: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7B7715" w:rsidP="00696628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庄晓晖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7B7715" w:rsidP="00345C2D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20</w:t>
            </w:r>
            <w:r>
              <w:rPr>
                <w:rFonts w:ascii="宋体" w:hAnsi="宋体" w:hint="eastAsia"/>
                <w:lang w:eastAsia="zh-CN"/>
              </w:rPr>
              <w:t>12</w:t>
            </w:r>
            <w:r>
              <w:rPr>
                <w:rFonts w:ascii="宋体" w:hAnsi="宋体"/>
                <w:lang w:eastAsia="zh-CN"/>
              </w:rPr>
              <w:t>-</w:t>
            </w:r>
            <w:r w:rsidR="00345C2D">
              <w:rPr>
                <w:rFonts w:ascii="宋体" w:hAnsi="宋体" w:hint="eastAsia"/>
                <w:lang w:eastAsia="zh-CN"/>
              </w:rPr>
              <w:t>11</w:t>
            </w:r>
            <w:r w:rsidR="00943978">
              <w:rPr>
                <w:rFonts w:ascii="宋体" w:hAnsi="宋体"/>
                <w:lang w:eastAsia="zh-CN"/>
              </w:rPr>
              <w:t>-</w:t>
            </w:r>
            <w:r w:rsidR="00345C2D">
              <w:rPr>
                <w:rFonts w:ascii="宋体" w:hAnsi="宋体" w:hint="eastAsia"/>
                <w:lang w:eastAsia="zh-CN"/>
              </w:rPr>
              <w:t>12</w:t>
            </w: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tr w:rsidR="001F58D8" w:rsidRPr="008C1F19" w:rsidTr="00696628">
        <w:trPr>
          <w:cantSplit/>
          <w:jc w:val="center"/>
        </w:trPr>
        <w:tc>
          <w:tcPr>
            <w:tcW w:w="1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rPr>
                <w:rFonts w:ascii="宋体" w:hAnsi="宋体"/>
                <w:lang w:eastAsia="zh-CN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ind w:left="142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2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58D8" w:rsidRPr="008C1F19" w:rsidRDefault="001F58D8" w:rsidP="00457691">
            <w:pPr>
              <w:pStyle w:val="TableData"/>
              <w:spacing w:before="120" w:after="120"/>
              <w:rPr>
                <w:rFonts w:ascii="宋体" w:hAnsi="宋体"/>
                <w:lang w:eastAsia="zh-CN"/>
              </w:rPr>
            </w:pPr>
          </w:p>
        </w:tc>
      </w:tr>
      <w:bookmarkEnd w:id="0"/>
    </w:tbl>
    <w:p w:rsidR="001F58D8" w:rsidRDefault="001F58D8" w:rsidP="00C63ABC">
      <w:pPr>
        <w:spacing w:before="120" w:after="120" w:line="360" w:lineRule="auto"/>
        <w:ind w:firstLine="0"/>
        <w:rPr>
          <w:rFonts w:ascii="Arial" w:hAnsi="Arial"/>
          <w:b/>
          <w:sz w:val="36"/>
          <w:szCs w:val="36"/>
          <w:lang w:eastAsia="zh-CN"/>
        </w:rPr>
        <w:sectPr w:rsidR="001F58D8" w:rsidSect="001F58D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18" w:right="1418" w:bottom="1418" w:left="1418" w:header="851" w:footer="851" w:gutter="0"/>
          <w:pgNumType w:fmt="upperRoman" w:start="1"/>
          <w:cols w:space="425"/>
          <w:docGrid w:linePitch="312"/>
        </w:sectPr>
      </w:pPr>
    </w:p>
    <w:p w:rsidR="009524DF" w:rsidRPr="004C0E63" w:rsidRDefault="009524DF" w:rsidP="00457691">
      <w:pPr>
        <w:widowControl w:val="0"/>
        <w:spacing w:before="120" w:after="120" w:line="360" w:lineRule="auto"/>
        <w:rPr>
          <w:rFonts w:ascii="Arial" w:hAnsi="Arial"/>
          <w:b/>
          <w:kern w:val="2"/>
          <w:sz w:val="36"/>
          <w:szCs w:val="36"/>
          <w:lang w:eastAsia="zh-CN"/>
        </w:rPr>
      </w:pPr>
      <w:r w:rsidRPr="004C0E63">
        <w:rPr>
          <w:rFonts w:ascii="Arial" w:hAnsi="Arial" w:hint="eastAsia"/>
          <w:b/>
          <w:kern w:val="2"/>
          <w:sz w:val="36"/>
          <w:szCs w:val="36"/>
          <w:lang w:eastAsia="zh-CN"/>
        </w:rPr>
        <w:lastRenderedPageBreak/>
        <w:t>目</w:t>
      </w:r>
      <w:r w:rsidR="0048733E" w:rsidRPr="004C0E63">
        <w:rPr>
          <w:rFonts w:ascii="Arial" w:hAnsi="Arial" w:hint="eastAsia"/>
          <w:b/>
          <w:kern w:val="2"/>
          <w:sz w:val="36"/>
          <w:szCs w:val="36"/>
          <w:lang w:eastAsia="zh-CN"/>
        </w:rPr>
        <w:t xml:space="preserve">  </w:t>
      </w:r>
      <w:r w:rsidRPr="004C0E63">
        <w:rPr>
          <w:rFonts w:ascii="Arial" w:hAnsi="Arial" w:hint="eastAsia"/>
          <w:b/>
          <w:kern w:val="2"/>
          <w:sz w:val="36"/>
          <w:szCs w:val="36"/>
          <w:lang w:eastAsia="zh-CN"/>
        </w:rPr>
        <w:t>录</w:t>
      </w:r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r w:rsidRPr="00B7544A">
        <w:rPr>
          <w:rFonts w:ascii="Times New Roman" w:hAnsi="Times New Roman"/>
          <w:b/>
          <w:noProof/>
          <w:lang w:eastAsia="zh-CN"/>
        </w:rPr>
        <w:fldChar w:fldCharType="begin"/>
      </w:r>
      <w:r w:rsidR="00A52032" w:rsidRPr="00077429">
        <w:rPr>
          <w:rFonts w:ascii="Times New Roman" w:hAnsi="Times New Roman"/>
          <w:lang w:eastAsia="zh-CN"/>
        </w:rPr>
        <w:instrText xml:space="preserve"> TOC \o "1-3" \h \z \u </w:instrText>
      </w:r>
      <w:r w:rsidRPr="00B7544A">
        <w:rPr>
          <w:rFonts w:ascii="Times New Roman" w:hAnsi="Times New Roman"/>
          <w:b/>
          <w:noProof/>
          <w:lang w:eastAsia="zh-CN"/>
        </w:rPr>
        <w:fldChar w:fldCharType="separate"/>
      </w:r>
      <w:hyperlink w:anchor="_Toc340505330" w:history="1">
        <w:r w:rsidR="008A303F" w:rsidRPr="00FE38B3">
          <w:rPr>
            <w:rStyle w:val="a7"/>
            <w:rFonts w:ascii="Times New Roman" w:hAnsi="Times New Roman"/>
            <w:noProof/>
          </w:rPr>
          <w:t>1.1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关于本手册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1" w:history="1">
        <w:r w:rsidR="008A303F" w:rsidRPr="00FE38B3">
          <w:rPr>
            <w:rStyle w:val="a7"/>
            <w:rFonts w:ascii="Times New Roman" w:hAnsi="Times New Roman"/>
            <w:noProof/>
          </w:rPr>
          <w:t>1.2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手册编写约定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2" w:history="1">
        <w:r w:rsidR="008A303F" w:rsidRPr="00FE38B3">
          <w:rPr>
            <w:rStyle w:val="a7"/>
            <w:rFonts w:ascii="Times New Roman" w:hAnsi="Times New Roman"/>
            <w:noProof/>
          </w:rPr>
          <w:t>1.3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概述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3" w:history="1">
        <w:r w:rsidR="008A303F" w:rsidRPr="00FE38B3">
          <w:rPr>
            <w:rStyle w:val="a7"/>
            <w:rFonts w:ascii="Times New Roman" w:hAnsi="Times New Roman"/>
            <w:noProof/>
          </w:rPr>
          <w:t>1.4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数据库设计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4" w:history="1">
        <w:r w:rsidR="008A303F" w:rsidRPr="00FE38B3">
          <w:rPr>
            <w:rStyle w:val="a7"/>
            <w:rFonts w:ascii="Times New Roman" w:hAnsi="Times New Roman"/>
            <w:noProof/>
          </w:rPr>
          <w:t>1.5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生成流水号规则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5" w:history="1">
        <w:r w:rsidR="008A303F" w:rsidRPr="00FE38B3">
          <w:rPr>
            <w:rStyle w:val="a7"/>
            <w:rFonts w:ascii="Times New Roman" w:hAnsi="Times New Roman"/>
            <w:noProof/>
          </w:rPr>
          <w:t>1.6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页面代码使用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03F" w:rsidRDefault="00B7544A" w:rsidP="008A303F">
      <w:pPr>
        <w:pStyle w:val="20"/>
        <w:spacing w:before="120" w:after="120"/>
        <w:rPr>
          <w:rFonts w:asciiTheme="minorHAnsi" w:eastAsiaTheme="minorEastAsia" w:hAnsiTheme="minorHAnsi" w:cstheme="minorBidi"/>
          <w:noProof/>
          <w:kern w:val="2"/>
          <w:sz w:val="21"/>
          <w:szCs w:val="22"/>
          <w:lang w:eastAsia="zh-CN"/>
        </w:rPr>
      </w:pPr>
      <w:hyperlink w:anchor="_Toc340505336" w:history="1">
        <w:r w:rsidR="008A303F" w:rsidRPr="00FE38B3">
          <w:rPr>
            <w:rStyle w:val="a7"/>
            <w:rFonts w:ascii="Times New Roman" w:hAnsi="Times New Roman"/>
            <w:noProof/>
          </w:rPr>
          <w:t>1.7</w:t>
        </w:r>
        <w:r w:rsidR="008A303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:lang w:eastAsia="zh-CN"/>
          </w:rPr>
          <w:tab/>
        </w:r>
        <w:r w:rsidR="008A303F" w:rsidRPr="00FE38B3">
          <w:rPr>
            <w:rStyle w:val="a7"/>
            <w:rFonts w:hint="eastAsia"/>
            <w:noProof/>
          </w:rPr>
          <w:t>扩展</w:t>
        </w:r>
        <w:r w:rsidR="008A303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303F">
          <w:rPr>
            <w:noProof/>
            <w:webHidden/>
          </w:rPr>
          <w:instrText xml:space="preserve"> PAGEREF _Toc340505336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303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524DF" w:rsidRPr="004C0E63" w:rsidRDefault="00B7544A" w:rsidP="00457691">
      <w:pPr>
        <w:pStyle w:val="PubSub"/>
        <w:spacing w:before="120" w:after="120" w:line="360" w:lineRule="auto"/>
        <w:ind w:left="0"/>
        <w:rPr>
          <w:rFonts w:ascii="仿宋_GB2312" w:eastAsia="仿宋_GB2312"/>
          <w:szCs w:val="24"/>
          <w:lang w:eastAsia="zh-CN"/>
        </w:rPr>
        <w:sectPr w:rsidR="009524DF" w:rsidRPr="004C0E63" w:rsidSect="001F58D8">
          <w:headerReference w:type="even" r:id="rId15"/>
          <w:headerReference w:type="default" r:id="rId16"/>
          <w:footerReference w:type="default" r:id="rId17"/>
          <w:headerReference w:type="first" r:id="rId18"/>
          <w:pgSz w:w="12240" w:h="15840" w:code="1"/>
          <w:pgMar w:top="1418" w:right="1418" w:bottom="1418" w:left="1418" w:header="851" w:footer="851" w:gutter="0"/>
          <w:pgNumType w:fmt="upperRoman" w:start="1"/>
          <w:cols w:space="720"/>
          <w:docGrid w:linePitch="360"/>
        </w:sectPr>
      </w:pPr>
      <w:r w:rsidRPr="00077429">
        <w:rPr>
          <w:rFonts w:ascii="Times New Roman" w:hAnsi="Times New Roman"/>
          <w:szCs w:val="24"/>
          <w:lang w:val="en-US" w:eastAsia="zh-CN"/>
        </w:rPr>
        <w:fldChar w:fldCharType="end"/>
      </w:r>
    </w:p>
    <w:p w:rsidR="00131B65" w:rsidRPr="004C0E63" w:rsidRDefault="00131B65" w:rsidP="00131B65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12" w:name="_Toc195354548"/>
      <w:bookmarkStart w:id="13" w:name="_Toc215999650"/>
      <w:bookmarkStart w:id="14" w:name="_Toc333236131"/>
      <w:bookmarkStart w:id="15" w:name="_Toc340505330"/>
      <w:bookmarkStart w:id="16" w:name="_Toc25378791"/>
      <w:r w:rsidRPr="004C0E63">
        <w:rPr>
          <w:rFonts w:hint="eastAsia"/>
          <w:color w:val="auto"/>
        </w:rPr>
        <w:lastRenderedPageBreak/>
        <w:t>关于本手册</w:t>
      </w:r>
      <w:bookmarkEnd w:id="12"/>
      <w:bookmarkEnd w:id="13"/>
      <w:bookmarkEnd w:id="14"/>
      <w:bookmarkEnd w:id="15"/>
    </w:p>
    <w:p w:rsidR="00131B65" w:rsidRPr="004C0E63" w:rsidRDefault="00131B65" w:rsidP="00131B65">
      <w:pPr>
        <w:autoSpaceDE w:val="0"/>
        <w:autoSpaceDN w:val="0"/>
        <w:adjustRightInd w:val="0"/>
        <w:spacing w:before="120" w:after="120" w:line="360" w:lineRule="auto"/>
        <w:ind w:firstLine="480"/>
        <w:jc w:val="left"/>
        <w:rPr>
          <w:rFonts w:ascii="宋体" w:cs="宋体"/>
          <w:szCs w:val="21"/>
          <w:lang w:eastAsia="zh-CN"/>
        </w:rPr>
      </w:pPr>
      <w:r w:rsidRPr="004C0E63">
        <w:rPr>
          <w:rFonts w:ascii="宋体" w:cs="宋体" w:hint="eastAsia"/>
          <w:szCs w:val="21"/>
          <w:lang w:eastAsia="zh-CN"/>
        </w:rPr>
        <w:t>本</w:t>
      </w:r>
      <w:r w:rsidR="006122A0">
        <w:rPr>
          <w:rFonts w:ascii="宋体" w:cs="宋体" w:hint="eastAsia"/>
          <w:szCs w:val="21"/>
          <w:lang w:eastAsia="zh-CN"/>
        </w:rPr>
        <w:t>设计</w:t>
      </w:r>
      <w:r w:rsidRPr="004C0E63">
        <w:rPr>
          <w:rFonts w:ascii="宋体" w:cs="宋体" w:hint="eastAsia"/>
          <w:szCs w:val="21"/>
          <w:lang w:eastAsia="zh-CN"/>
        </w:rPr>
        <w:t>主要是对</w:t>
      </w:r>
      <w:r w:rsidR="006122A0">
        <w:rPr>
          <w:rFonts w:ascii="宋体" w:cs="宋体" w:hint="eastAsia"/>
          <w:szCs w:val="21"/>
          <w:lang w:eastAsia="zh-CN"/>
        </w:rPr>
        <w:t>流水号的设计、功能介绍</w:t>
      </w:r>
      <w:r>
        <w:rPr>
          <w:rFonts w:ascii="宋体" w:cs="宋体" w:hint="eastAsia"/>
          <w:szCs w:val="21"/>
          <w:lang w:eastAsia="zh-CN"/>
        </w:rPr>
        <w:t>、使用</w:t>
      </w:r>
      <w:r w:rsidR="006122A0">
        <w:rPr>
          <w:rFonts w:ascii="宋体" w:cs="宋体" w:hint="eastAsia"/>
          <w:szCs w:val="21"/>
          <w:lang w:eastAsia="zh-CN"/>
        </w:rPr>
        <w:t>方法的全面介绍，使您深入浅出地了解该设计，并能灵活、有效地应用该流水号的生成</w:t>
      </w:r>
      <w:r w:rsidRPr="004C0E63">
        <w:rPr>
          <w:rFonts w:ascii="宋体" w:cs="宋体" w:hint="eastAsia"/>
          <w:szCs w:val="21"/>
          <w:lang w:eastAsia="zh-CN"/>
        </w:rPr>
        <w:t>。</w:t>
      </w:r>
      <w:r w:rsidR="006122A0">
        <w:rPr>
          <w:rFonts w:ascii="宋体" w:cs="宋体" w:hint="eastAsia"/>
          <w:szCs w:val="21"/>
          <w:lang w:eastAsia="zh-CN"/>
        </w:rPr>
        <w:t>本手册是基于joffice2.2.1版本编写的。</w:t>
      </w:r>
      <w:r w:rsidRPr="004C0E63">
        <w:rPr>
          <w:rFonts w:ascii="宋体" w:cs="宋体" w:hint="eastAsia"/>
          <w:szCs w:val="21"/>
          <w:lang w:eastAsia="zh-CN"/>
        </w:rPr>
        <w:t>本手册主要包括以下内容：</w:t>
      </w:r>
    </w:p>
    <w:p w:rsidR="00131B65" w:rsidRPr="004C0E63" w:rsidRDefault="00131B65" w:rsidP="00131B65">
      <w:pPr>
        <w:widowControl w:val="0"/>
        <w:numPr>
          <w:ilvl w:val="0"/>
          <w:numId w:val="5"/>
        </w:numPr>
        <w:tabs>
          <w:tab w:val="num" w:pos="966"/>
        </w:tabs>
        <w:spacing w:beforeLines="0" w:afterLines="0" w:line="360" w:lineRule="auto"/>
        <w:ind w:leftChars="200" w:left="960" w:hangingChars="200" w:hanging="480"/>
        <w:jc w:val="both"/>
        <w:rPr>
          <w:lang w:eastAsia="zh-CN"/>
        </w:rPr>
      </w:pPr>
      <w:r w:rsidRPr="004C0E63">
        <w:rPr>
          <w:rFonts w:hint="eastAsia"/>
          <w:lang w:eastAsia="zh-CN"/>
        </w:rPr>
        <w:t>概述</w:t>
      </w:r>
    </w:p>
    <w:p w:rsidR="00131B65" w:rsidRPr="004C0E63" w:rsidRDefault="006122A0" w:rsidP="00131B65">
      <w:pPr>
        <w:widowControl w:val="0"/>
        <w:numPr>
          <w:ilvl w:val="0"/>
          <w:numId w:val="5"/>
        </w:numPr>
        <w:tabs>
          <w:tab w:val="num" w:pos="966"/>
        </w:tabs>
        <w:spacing w:beforeLines="0" w:afterLines="0" w:line="360" w:lineRule="auto"/>
        <w:ind w:leftChars="200" w:left="960" w:hangingChars="200" w:hanging="480"/>
        <w:jc w:val="both"/>
        <w:rPr>
          <w:lang w:eastAsia="zh-CN"/>
        </w:rPr>
      </w:pPr>
      <w:r>
        <w:rPr>
          <w:rFonts w:hint="eastAsia"/>
          <w:lang w:eastAsia="zh-CN"/>
        </w:rPr>
        <w:t>流水号</w:t>
      </w:r>
      <w:r w:rsidR="00131B65" w:rsidRPr="004C0E63">
        <w:rPr>
          <w:rFonts w:hint="eastAsia"/>
          <w:lang w:eastAsia="zh-CN"/>
        </w:rPr>
        <w:t>的</w:t>
      </w:r>
      <w:r w:rsidR="009B346E">
        <w:rPr>
          <w:rFonts w:hint="eastAsia"/>
          <w:lang w:eastAsia="zh-CN"/>
        </w:rPr>
        <w:t>数据库设计</w:t>
      </w:r>
    </w:p>
    <w:p w:rsidR="00131B65" w:rsidRPr="004C0E63" w:rsidRDefault="009B346E" w:rsidP="00131B65">
      <w:pPr>
        <w:widowControl w:val="0"/>
        <w:numPr>
          <w:ilvl w:val="0"/>
          <w:numId w:val="5"/>
        </w:numPr>
        <w:tabs>
          <w:tab w:val="num" w:pos="966"/>
        </w:tabs>
        <w:spacing w:beforeLines="0" w:afterLines="0" w:line="360" w:lineRule="auto"/>
        <w:ind w:leftChars="200" w:left="960" w:hangingChars="200" w:hanging="480"/>
        <w:jc w:val="both"/>
        <w:rPr>
          <w:lang w:eastAsia="zh-CN"/>
        </w:rPr>
      </w:pPr>
      <w:r>
        <w:rPr>
          <w:rFonts w:hint="eastAsia"/>
          <w:lang w:eastAsia="zh-CN"/>
        </w:rPr>
        <w:t>程序的编写扩展</w:t>
      </w:r>
      <w:r w:rsidR="006122A0">
        <w:rPr>
          <w:rFonts w:hint="eastAsia"/>
          <w:lang w:eastAsia="zh-CN"/>
        </w:rPr>
        <w:t>页面使用</w:t>
      </w:r>
    </w:p>
    <w:p w:rsidR="00131B65" w:rsidRPr="009B346E" w:rsidRDefault="00131B65" w:rsidP="00131B65">
      <w:pPr>
        <w:autoSpaceDE w:val="0"/>
        <w:autoSpaceDN w:val="0"/>
        <w:adjustRightInd w:val="0"/>
        <w:spacing w:before="120" w:after="120" w:line="360" w:lineRule="auto"/>
        <w:ind w:firstLine="480"/>
        <w:jc w:val="left"/>
        <w:rPr>
          <w:rFonts w:ascii="宋体" w:cs="宋体"/>
          <w:color w:val="FF0000"/>
          <w:szCs w:val="21"/>
          <w:lang w:eastAsia="zh-CN"/>
        </w:rPr>
      </w:pPr>
      <w:r w:rsidRPr="009B346E">
        <w:rPr>
          <w:rFonts w:ascii="宋体" w:cs="宋体" w:hint="eastAsia"/>
          <w:color w:val="FF0000"/>
          <w:szCs w:val="21"/>
          <w:lang w:eastAsia="zh-CN"/>
        </w:rPr>
        <w:t>提醒您注意的是，本手册中的页面图片只是列举的实例，可能与您在实际操作时略有不同，但并无大碍，相信您</w:t>
      </w:r>
      <w:r w:rsidR="009B346E" w:rsidRPr="009B346E">
        <w:rPr>
          <w:rFonts w:ascii="宋体" w:cs="宋体" w:hint="eastAsia"/>
          <w:color w:val="FF0000"/>
          <w:szCs w:val="21"/>
          <w:lang w:eastAsia="zh-CN"/>
        </w:rPr>
        <w:t>能够通过本手册</w:t>
      </w:r>
      <w:r w:rsidRPr="009B346E">
        <w:rPr>
          <w:rFonts w:ascii="宋体" w:cs="宋体" w:hint="eastAsia"/>
          <w:color w:val="FF0000"/>
          <w:szCs w:val="21"/>
          <w:lang w:eastAsia="zh-CN"/>
        </w:rPr>
        <w:t>解决实际问题。</w:t>
      </w:r>
    </w:p>
    <w:p w:rsidR="00131B65" w:rsidRPr="004C0E63" w:rsidRDefault="00131B65" w:rsidP="00131B65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17" w:name="_Toc204403605"/>
      <w:bookmarkStart w:id="18" w:name="_Toc215999654"/>
      <w:bookmarkStart w:id="19" w:name="_Toc333236132"/>
      <w:bookmarkStart w:id="20" w:name="_Toc340505331"/>
      <w:r w:rsidRPr="004C0E63">
        <w:rPr>
          <w:rFonts w:hint="eastAsia"/>
          <w:color w:val="auto"/>
        </w:rPr>
        <w:t>手册编写约定</w:t>
      </w:r>
      <w:bookmarkEnd w:id="17"/>
      <w:bookmarkEnd w:id="18"/>
      <w:bookmarkEnd w:id="19"/>
      <w:bookmarkEnd w:id="20"/>
    </w:p>
    <w:p w:rsidR="00131B65" w:rsidRPr="004C0E63" w:rsidRDefault="00131B65" w:rsidP="00131B65">
      <w:pPr>
        <w:autoSpaceDE w:val="0"/>
        <w:autoSpaceDN w:val="0"/>
        <w:adjustRightInd w:val="0"/>
        <w:spacing w:before="120" w:after="120"/>
        <w:ind w:firstLine="420"/>
        <w:jc w:val="left"/>
        <w:rPr>
          <w:rFonts w:ascii="宋体" w:cs="宋体"/>
          <w:szCs w:val="21"/>
          <w:lang w:eastAsia="zh-CN"/>
        </w:rPr>
      </w:pPr>
      <w:r w:rsidRPr="004C0E63">
        <w:rPr>
          <w:rFonts w:ascii="宋体" w:cs="宋体" w:hint="eastAsia"/>
          <w:szCs w:val="21"/>
          <w:lang w:eastAsia="zh-CN"/>
        </w:rPr>
        <w:t>为使手册更加简洁、明了，我们可以用简单的符号或词语代替部分文字描述：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58"/>
        <w:gridCol w:w="1355"/>
        <w:gridCol w:w="4761"/>
      </w:tblGrid>
      <w:tr w:rsidR="00131B65" w:rsidRPr="004C0E63" w:rsidTr="007D32B1">
        <w:trPr>
          <w:trHeight w:val="367"/>
          <w:tblHeader/>
        </w:trPr>
        <w:tc>
          <w:tcPr>
            <w:tcW w:w="3058" w:type="dxa"/>
            <w:tcBorders>
              <w:top w:val="doub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b/>
                <w:sz w:val="21"/>
                <w:szCs w:val="21"/>
              </w:rPr>
              <w:t>文字描述</w:t>
            </w:r>
            <w:proofErr w:type="spellEnd"/>
          </w:p>
        </w:tc>
        <w:tc>
          <w:tcPr>
            <w:tcW w:w="1355" w:type="dxa"/>
            <w:tcBorders>
              <w:top w:val="doub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b/>
                <w:sz w:val="21"/>
                <w:szCs w:val="21"/>
              </w:rPr>
              <w:t>代替符号</w:t>
            </w:r>
            <w:proofErr w:type="spellEnd"/>
          </w:p>
        </w:tc>
        <w:tc>
          <w:tcPr>
            <w:tcW w:w="4761" w:type="dxa"/>
            <w:tcBorders>
              <w:top w:val="doub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b/>
                <w:sz w:val="21"/>
                <w:szCs w:val="21"/>
              </w:rPr>
              <w:t>举例</w:t>
            </w:r>
            <w:proofErr w:type="spellEnd"/>
          </w:p>
        </w:tc>
      </w:tr>
      <w:tr w:rsidR="00131B65" w:rsidRPr="004C0E63" w:rsidTr="007D32B1">
        <w:trPr>
          <w:trHeight w:val="442"/>
        </w:trPr>
        <w:tc>
          <w:tcPr>
            <w:tcW w:w="3058" w:type="dxa"/>
            <w:tcBorders>
              <w:top w:val="single" w:sz="4" w:space="0" w:color="auto"/>
            </w:tcBorders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普通按钮或图形按钮</w:t>
            </w:r>
            <w:proofErr w:type="spellEnd"/>
          </w:p>
        </w:tc>
        <w:tc>
          <w:tcPr>
            <w:tcW w:w="1355" w:type="dxa"/>
            <w:tcBorders>
              <w:top w:val="single" w:sz="4" w:space="0" w:color="auto"/>
            </w:tcBorders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</w:rPr>
              <w:t>【】</w:t>
            </w:r>
          </w:p>
        </w:tc>
        <w:tc>
          <w:tcPr>
            <w:tcW w:w="4761" w:type="dxa"/>
            <w:tcBorders>
              <w:top w:val="single" w:sz="4" w:space="0" w:color="auto"/>
            </w:tcBorders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确定按钮，可简化为：【确定】</w:t>
            </w:r>
          </w:p>
        </w:tc>
      </w:tr>
      <w:tr w:rsidR="00131B65" w:rsidRPr="004C0E63" w:rsidTr="007D32B1">
        <w:trPr>
          <w:trHeight w:val="461"/>
        </w:trPr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普通菜单项或树状结构菜单项</w:t>
            </w:r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</w:rPr>
              <w:t>〖〗</w:t>
            </w:r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单击文件菜单，可简化为：单击〖文件〗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按下鼠标左键单击某一对象</w:t>
            </w:r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单击</w:t>
            </w:r>
            <w:proofErr w:type="spellEnd"/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单击确定按钮，可简化为：单击【确定】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选中某一对象按下鼠标右键</w:t>
            </w:r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右击</w:t>
            </w:r>
            <w:proofErr w:type="spellEnd"/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选中</w:t>
            </w:r>
            <w:r w:rsidRPr="004C0E63">
              <w:rPr>
                <w:rFonts w:ascii="宋体" w:hAnsi="宋体"/>
                <w:sz w:val="21"/>
                <w:szCs w:val="21"/>
              </w:rPr>
              <w:t>My</w:t>
            </w:r>
            <w:proofErr w:type="spellEnd"/>
            <w:r w:rsidRPr="004C0E63">
              <w:rPr>
                <w:rFonts w:ascii="宋体" w:hAnsi="宋体"/>
                <w:sz w:val="21"/>
                <w:szCs w:val="21"/>
              </w:rPr>
              <w:t xml:space="preserve"> Documents </w:t>
            </w: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文件夹，按下鼠标右键，可简化为：右击“</w:t>
            </w:r>
            <w:r w:rsidRPr="004C0E63">
              <w:rPr>
                <w:rFonts w:ascii="宋体" w:hAnsi="宋体"/>
                <w:sz w:val="21"/>
                <w:szCs w:val="21"/>
              </w:rPr>
              <w:t>My</w:t>
            </w:r>
            <w:proofErr w:type="spellEnd"/>
            <w:r w:rsidRPr="004C0E63">
              <w:rPr>
                <w:rFonts w:ascii="宋体" w:hAnsi="宋体" w:hint="eastAsia"/>
                <w:sz w:val="21"/>
                <w:szCs w:val="21"/>
              </w:rPr>
              <w:t xml:space="preserve"> </w:t>
            </w:r>
            <w:r w:rsidRPr="004C0E63">
              <w:rPr>
                <w:rFonts w:ascii="宋体" w:hAnsi="宋体"/>
                <w:sz w:val="21"/>
                <w:szCs w:val="21"/>
              </w:rPr>
              <w:t>Documents</w:t>
            </w:r>
            <w:r w:rsidRPr="004C0E63">
              <w:rPr>
                <w:rFonts w:ascii="宋体" w:hAnsi="宋体" w:cs="宋体" w:hint="eastAsia"/>
                <w:sz w:val="21"/>
                <w:szCs w:val="21"/>
              </w:rPr>
              <w:t>”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双击鼠标左键打开某一对象</w:t>
            </w:r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双击</w:t>
            </w:r>
            <w:proofErr w:type="spellEnd"/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双击鼠标左键打开“</w:t>
            </w:r>
            <w:r w:rsidRPr="004C0E63">
              <w:rPr>
                <w:rFonts w:ascii="宋体" w:hAnsi="宋体"/>
                <w:sz w:val="21"/>
                <w:szCs w:val="21"/>
              </w:rPr>
              <w:t>picture</w:t>
            </w:r>
            <w:r w:rsidRPr="004C0E63">
              <w:rPr>
                <w:rFonts w:ascii="宋体" w:hAnsi="宋体" w:cs="宋体" w:hint="eastAsia"/>
                <w:sz w:val="21"/>
                <w:szCs w:val="21"/>
              </w:rPr>
              <w:t>”文件，可简化为：双击“</w:t>
            </w:r>
            <w:r w:rsidRPr="004C0E63">
              <w:rPr>
                <w:rFonts w:ascii="宋体" w:hAnsi="宋体"/>
                <w:sz w:val="21"/>
                <w:szCs w:val="21"/>
              </w:rPr>
              <w:t>picture</w:t>
            </w:r>
            <w:proofErr w:type="spellEnd"/>
            <w:r w:rsidRPr="004C0E63">
              <w:rPr>
                <w:rFonts w:ascii="宋体" w:hAnsi="宋体"/>
                <w:sz w:val="21"/>
                <w:szCs w:val="21"/>
              </w:rPr>
              <w:t>”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连续选择菜单及其子菜单或树状结构</w:t>
            </w:r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r w:rsidRPr="004C0E63">
              <w:rPr>
                <w:rFonts w:ascii="宋体" w:hAnsi="宋体" w:hint="eastAsia"/>
                <w:sz w:val="21"/>
                <w:szCs w:val="21"/>
              </w:rPr>
              <w:t>&gt;&gt;</w:t>
            </w:r>
          </w:p>
        </w:tc>
        <w:tc>
          <w:tcPr>
            <w:tcW w:w="4761" w:type="dxa"/>
            <w:vAlign w:val="center"/>
          </w:tcPr>
          <w:p w:rsidR="00131B65" w:rsidRPr="004C0E63" w:rsidRDefault="00131B65" w:rsidP="00C620F1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选择〖程序〗</w:t>
            </w:r>
            <w:r w:rsidRPr="004C0E63">
              <w:rPr>
                <w:rFonts w:ascii="宋体" w:hAnsi="宋体" w:hint="eastAsia"/>
                <w:sz w:val="21"/>
                <w:szCs w:val="21"/>
                <w:lang w:eastAsia="zh-CN"/>
              </w:rPr>
              <w:t>&gt;&gt;</w:t>
            </w:r>
            <w:r w:rsidR="00C620F1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〖广州宏天OA</w:t>
            </w: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管理系统〗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文件、窗体或标签页</w:t>
            </w:r>
            <w:proofErr w:type="spellEnd"/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</w:rPr>
              <w:t>“”</w:t>
            </w:r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</w:rPr>
              <w:t>“</w:t>
            </w: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引入凭证”页面</w:t>
            </w:r>
            <w:proofErr w:type="spellEnd"/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lastRenderedPageBreak/>
              <w:t>窗体中的项</w:t>
            </w:r>
            <w:proofErr w:type="spellEnd"/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Arial"/>
                <w:sz w:val="21"/>
                <w:szCs w:val="21"/>
              </w:rPr>
            </w:pPr>
            <w:r w:rsidRPr="004C0E63">
              <w:rPr>
                <w:rFonts w:ascii="宋体" w:hAnsi="宋体" w:hint="eastAsia"/>
                <w:sz w:val="21"/>
                <w:szCs w:val="21"/>
              </w:rPr>
              <w:t>『』</w:t>
            </w:r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下图窗体中的“源科目代码”可表示为</w:t>
            </w:r>
            <w:r w:rsidRPr="004C0E63">
              <w:rPr>
                <w:rFonts w:ascii="宋体" w:hAnsi="宋体" w:hint="eastAsia"/>
                <w:sz w:val="21"/>
                <w:szCs w:val="21"/>
                <w:lang w:eastAsia="zh-CN"/>
              </w:rPr>
              <w:t>『</w:t>
            </w: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源科目代码</w:t>
            </w:r>
            <w:r w:rsidRPr="004C0E63">
              <w:rPr>
                <w:rFonts w:ascii="宋体" w:hAnsi="宋体" w:hint="eastAsia"/>
                <w:sz w:val="21"/>
                <w:szCs w:val="21"/>
                <w:lang w:eastAsia="zh-CN"/>
              </w:rPr>
              <w:t>』</w:t>
            </w:r>
          </w:p>
        </w:tc>
      </w:tr>
      <w:tr w:rsidR="00131B65" w:rsidRPr="004C0E63" w:rsidTr="007D32B1">
        <w:tc>
          <w:tcPr>
            <w:tcW w:w="3058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输入信息</w:t>
            </w:r>
            <w:proofErr w:type="spellEnd"/>
          </w:p>
        </w:tc>
        <w:tc>
          <w:tcPr>
            <w:tcW w:w="1355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</w:rPr>
            </w:pPr>
            <w:proofErr w:type="spellStart"/>
            <w:r w:rsidRPr="004C0E63">
              <w:rPr>
                <w:rFonts w:ascii="宋体" w:hAnsi="宋体" w:cs="宋体" w:hint="eastAsia"/>
                <w:sz w:val="21"/>
                <w:szCs w:val="21"/>
              </w:rPr>
              <w:t>用下划线</w:t>
            </w:r>
            <w:proofErr w:type="spellEnd"/>
          </w:p>
        </w:tc>
        <w:tc>
          <w:tcPr>
            <w:tcW w:w="4761" w:type="dxa"/>
            <w:vAlign w:val="center"/>
          </w:tcPr>
          <w:p w:rsidR="00131B65" w:rsidRPr="004C0E63" w:rsidRDefault="00131B65" w:rsidP="00131B65">
            <w:pPr>
              <w:autoSpaceDE w:val="0"/>
              <w:autoSpaceDN w:val="0"/>
              <w:adjustRightInd w:val="0"/>
              <w:spacing w:before="120" w:after="120" w:line="300" w:lineRule="auto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输入</w:t>
            </w:r>
            <w:r w:rsidRPr="004C0E63">
              <w:rPr>
                <w:rFonts w:ascii="宋体" w:hAnsi="宋体"/>
                <w:sz w:val="21"/>
                <w:szCs w:val="21"/>
                <w:u w:val="single"/>
                <w:lang w:eastAsia="zh-CN"/>
              </w:rPr>
              <w:t>admin</w:t>
            </w:r>
            <w:r w:rsidRPr="004C0E63">
              <w:rPr>
                <w:rFonts w:ascii="宋体" w:hAnsi="宋体" w:hint="eastAsia"/>
                <w:sz w:val="21"/>
                <w:szCs w:val="21"/>
                <w:u w:val="single"/>
                <w:lang w:eastAsia="zh-CN"/>
              </w:rPr>
              <w:t xml:space="preserve"> </w:t>
            </w: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用户名和</w:t>
            </w:r>
            <w:r w:rsidRPr="004C0E63">
              <w:rPr>
                <w:rFonts w:ascii="宋体" w:hAnsi="宋体" w:cs="宋体" w:hint="eastAsia"/>
                <w:sz w:val="21"/>
                <w:szCs w:val="21"/>
                <w:u w:val="single"/>
                <w:lang w:eastAsia="zh-CN"/>
              </w:rPr>
              <w:t>＊＊＊</w:t>
            </w:r>
            <w:r w:rsidRPr="004C0E6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密码</w:t>
            </w:r>
          </w:p>
        </w:tc>
      </w:tr>
    </w:tbl>
    <w:p w:rsidR="00131B65" w:rsidRPr="004C0E63" w:rsidRDefault="00131B65" w:rsidP="00131B65">
      <w:pPr>
        <w:autoSpaceDE w:val="0"/>
        <w:autoSpaceDN w:val="0"/>
        <w:adjustRightInd w:val="0"/>
        <w:spacing w:before="120" w:after="120" w:line="300" w:lineRule="auto"/>
        <w:ind w:firstLine="480"/>
        <w:rPr>
          <w:rFonts w:ascii="宋体" w:cs="宋体"/>
          <w:szCs w:val="21"/>
          <w:lang w:eastAsia="zh-CN"/>
        </w:rPr>
      </w:pPr>
    </w:p>
    <w:p w:rsidR="00131B65" w:rsidRPr="004C0E63" w:rsidRDefault="00131B65" w:rsidP="009B346E">
      <w:pPr>
        <w:autoSpaceDE w:val="0"/>
        <w:autoSpaceDN w:val="0"/>
        <w:adjustRightInd w:val="0"/>
        <w:spacing w:before="120" w:after="120" w:line="360" w:lineRule="auto"/>
        <w:ind w:firstLine="482"/>
        <w:jc w:val="left"/>
        <w:rPr>
          <w:rFonts w:ascii="宋体" w:hAnsi="宋体" w:cs="宋体"/>
          <w:szCs w:val="21"/>
          <w:lang w:eastAsia="zh-CN"/>
        </w:rPr>
      </w:pPr>
      <w:r w:rsidRPr="004C0E63">
        <w:rPr>
          <w:rFonts w:ascii="宋体" w:hAnsi="宋体" w:cs="宋体" w:hint="eastAsia"/>
          <w:b/>
          <w:szCs w:val="21"/>
          <w:lang w:eastAsia="zh-CN"/>
        </w:rPr>
        <w:t>对话窗</w:t>
      </w:r>
      <w:r w:rsidRPr="004C0E63">
        <w:rPr>
          <w:rFonts w:ascii="宋体" w:hAnsi="宋体" w:cs="宋体" w:hint="eastAsia"/>
          <w:szCs w:val="21"/>
          <w:lang w:eastAsia="zh-CN"/>
        </w:rPr>
        <w:t>：系统弹出的、让用户选择下一步操作的小窗口，选择【确定】或者是【取消】按钮后，确定进行何种操作，如图所示：</w:t>
      </w:r>
    </w:p>
    <w:p w:rsidR="009B346E" w:rsidRDefault="006122A0" w:rsidP="009B346E">
      <w:pPr>
        <w:keepNext/>
        <w:autoSpaceDE w:val="0"/>
        <w:autoSpaceDN w:val="0"/>
        <w:adjustRightInd w:val="0"/>
        <w:spacing w:before="120" w:after="120" w:line="300" w:lineRule="auto"/>
      </w:pPr>
      <w:r>
        <w:rPr>
          <w:rFonts w:ascii="宋体" w:cs="宋体"/>
          <w:noProof/>
          <w:szCs w:val="21"/>
          <w:lang w:eastAsia="zh-CN"/>
        </w:rPr>
        <w:drawing>
          <wp:inline distT="0" distB="0" distL="0" distR="0">
            <wp:extent cx="1923415" cy="2268855"/>
            <wp:effectExtent l="19050" t="0" r="63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B65" w:rsidRPr="006122A0" w:rsidRDefault="00131B65" w:rsidP="006122A0">
      <w:pPr>
        <w:keepNext/>
        <w:autoSpaceDE w:val="0"/>
        <w:autoSpaceDN w:val="0"/>
        <w:adjustRightInd w:val="0"/>
        <w:spacing w:before="120" w:after="120" w:line="300" w:lineRule="auto"/>
        <w:rPr>
          <w:lang w:eastAsia="zh-CN"/>
        </w:rPr>
      </w:pPr>
      <w:r w:rsidRPr="004C0E63">
        <w:rPr>
          <w:rFonts w:ascii="宋体" w:cs="宋体"/>
          <w:szCs w:val="21"/>
          <w:lang w:eastAsia="zh-CN"/>
        </w:rPr>
        <w:br/>
      </w:r>
      <w:r w:rsidRPr="004C0E63">
        <w:rPr>
          <w:sz w:val="21"/>
          <w:szCs w:val="21"/>
          <w:lang w:eastAsia="zh-CN"/>
        </w:rPr>
        <w:t>图</w:t>
      </w:r>
      <w:r w:rsidR="009B346E">
        <w:rPr>
          <w:rFonts w:hint="eastAsia"/>
          <w:sz w:val="21"/>
          <w:szCs w:val="21"/>
          <w:lang w:eastAsia="zh-CN"/>
        </w:rPr>
        <w:t>1</w:t>
      </w:r>
      <w:r w:rsidRPr="004C0E63">
        <w:rPr>
          <w:rFonts w:hint="eastAsia"/>
          <w:sz w:val="21"/>
          <w:szCs w:val="21"/>
          <w:lang w:eastAsia="zh-CN"/>
        </w:rPr>
        <w:t xml:space="preserve">  </w:t>
      </w:r>
      <w:r w:rsidRPr="004C0E63">
        <w:rPr>
          <w:rFonts w:hint="eastAsia"/>
          <w:sz w:val="21"/>
          <w:szCs w:val="21"/>
          <w:lang w:eastAsia="zh-CN"/>
        </w:rPr>
        <w:t>对话窗</w:t>
      </w:r>
    </w:p>
    <w:p w:rsidR="00131B65" w:rsidRPr="004C0E63" w:rsidRDefault="00131B65" w:rsidP="00131B65">
      <w:pPr>
        <w:autoSpaceDE w:val="0"/>
        <w:autoSpaceDN w:val="0"/>
        <w:adjustRightInd w:val="0"/>
        <w:spacing w:before="120" w:after="120" w:line="360" w:lineRule="auto"/>
        <w:ind w:firstLine="482"/>
        <w:rPr>
          <w:rFonts w:ascii="宋体" w:hAnsi="宋体" w:cs="宋体"/>
          <w:szCs w:val="21"/>
          <w:lang w:eastAsia="zh-CN"/>
        </w:rPr>
      </w:pPr>
      <w:r w:rsidRPr="004C0E63">
        <w:rPr>
          <w:rFonts w:ascii="宋体" w:hAnsi="宋体" w:cs="宋体" w:hint="eastAsia"/>
          <w:b/>
          <w:szCs w:val="21"/>
          <w:lang w:eastAsia="zh-CN"/>
        </w:rPr>
        <w:t>输入窗</w:t>
      </w:r>
      <w:r w:rsidRPr="004C0E63">
        <w:rPr>
          <w:rFonts w:ascii="宋体" w:hAnsi="宋体" w:cs="宋体" w:hint="eastAsia"/>
          <w:szCs w:val="21"/>
          <w:lang w:eastAsia="zh-CN"/>
        </w:rPr>
        <w:t>：系统弹出需要用户自行输入的窗口，单击【确定】后，将输入的内容保存到系统中，确定进行下一步的操作，单击【取消】按钮后，返回到原窗口。如图所示：</w:t>
      </w:r>
    </w:p>
    <w:p w:rsidR="00131B65" w:rsidRPr="004C0E63" w:rsidRDefault="009B346E" w:rsidP="00131B65">
      <w:pPr>
        <w:autoSpaceDE w:val="0"/>
        <w:autoSpaceDN w:val="0"/>
        <w:adjustRightInd w:val="0"/>
        <w:spacing w:before="120" w:after="120" w:line="300" w:lineRule="auto"/>
        <w:rPr>
          <w:rFonts w:ascii="宋体" w:cs="宋体"/>
          <w:szCs w:val="21"/>
          <w:lang w:eastAsia="zh-CN"/>
        </w:rPr>
      </w:pPr>
      <w:r>
        <w:rPr>
          <w:rFonts w:ascii="宋体" w:cs="宋体"/>
          <w:noProof/>
          <w:szCs w:val="21"/>
          <w:lang w:eastAsia="zh-CN"/>
        </w:rPr>
        <w:lastRenderedPageBreak/>
        <w:drawing>
          <wp:inline distT="0" distB="0" distL="0" distR="0">
            <wp:extent cx="4813300" cy="2872740"/>
            <wp:effectExtent l="19050" t="0" r="635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87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1B65" w:rsidRPr="004C0E63">
        <w:rPr>
          <w:rFonts w:ascii="宋体" w:cs="宋体"/>
          <w:szCs w:val="21"/>
          <w:lang w:eastAsia="zh-CN"/>
        </w:rPr>
        <w:br/>
      </w:r>
      <w:r w:rsidR="00131B65" w:rsidRPr="004C0E63">
        <w:rPr>
          <w:sz w:val="21"/>
          <w:szCs w:val="21"/>
          <w:lang w:eastAsia="zh-CN"/>
        </w:rPr>
        <w:t>图</w:t>
      </w:r>
      <w:r>
        <w:rPr>
          <w:rFonts w:hint="eastAsia"/>
          <w:sz w:val="21"/>
          <w:szCs w:val="21"/>
          <w:lang w:eastAsia="zh-CN"/>
        </w:rPr>
        <w:t>2</w:t>
      </w:r>
      <w:r w:rsidR="00131B65" w:rsidRPr="004C0E63">
        <w:rPr>
          <w:rFonts w:hint="eastAsia"/>
          <w:sz w:val="21"/>
          <w:szCs w:val="21"/>
          <w:lang w:eastAsia="zh-CN"/>
        </w:rPr>
        <w:t xml:space="preserve"> </w:t>
      </w:r>
      <w:r w:rsidR="00131B65" w:rsidRPr="004C0E63">
        <w:rPr>
          <w:rFonts w:hint="eastAsia"/>
          <w:sz w:val="21"/>
          <w:szCs w:val="21"/>
          <w:lang w:eastAsia="zh-CN"/>
        </w:rPr>
        <w:t>输入窗</w:t>
      </w:r>
    </w:p>
    <w:p w:rsidR="009B346E" w:rsidRDefault="009B346E" w:rsidP="009B346E">
      <w:pPr>
        <w:autoSpaceDE w:val="0"/>
        <w:autoSpaceDN w:val="0"/>
        <w:adjustRightInd w:val="0"/>
        <w:spacing w:before="120" w:after="120" w:line="360" w:lineRule="auto"/>
        <w:ind w:firstLine="482"/>
        <w:jc w:val="left"/>
        <w:rPr>
          <w:rFonts w:ascii="宋体" w:hAnsi="宋体" w:cs="宋体"/>
          <w:szCs w:val="21"/>
          <w:lang w:eastAsia="zh-CN"/>
        </w:rPr>
      </w:pPr>
      <w:r>
        <w:rPr>
          <w:rFonts w:ascii="宋体" w:hAnsi="宋体" w:cs="宋体" w:hint="eastAsia"/>
          <w:b/>
          <w:szCs w:val="21"/>
          <w:lang w:eastAsia="zh-CN"/>
        </w:rPr>
        <w:t>提示</w:t>
      </w:r>
      <w:r w:rsidR="00131B65" w:rsidRPr="004C0E63">
        <w:rPr>
          <w:rFonts w:ascii="宋体" w:hAnsi="宋体" w:cs="宋体" w:hint="eastAsia"/>
          <w:b/>
          <w:szCs w:val="21"/>
          <w:lang w:eastAsia="zh-CN"/>
        </w:rPr>
        <w:t>窗</w:t>
      </w:r>
      <w:r>
        <w:rPr>
          <w:rFonts w:ascii="宋体" w:hAnsi="宋体" w:cs="宋体" w:hint="eastAsia"/>
          <w:szCs w:val="21"/>
          <w:lang w:eastAsia="zh-CN"/>
        </w:rPr>
        <w:t>：系统弹出的提示</w:t>
      </w:r>
      <w:r w:rsidR="00131B65" w:rsidRPr="004C0E63">
        <w:rPr>
          <w:rFonts w:ascii="宋体" w:hAnsi="宋体" w:cs="宋体" w:hint="eastAsia"/>
          <w:szCs w:val="21"/>
          <w:lang w:eastAsia="zh-CN"/>
        </w:rPr>
        <w:t>窗口，提醒用户已经完成了某项操作或操作中存在问题，</w:t>
      </w:r>
    </w:p>
    <w:p w:rsidR="00131B65" w:rsidRPr="004C0E63" w:rsidRDefault="009B346E" w:rsidP="009B346E">
      <w:pPr>
        <w:autoSpaceDE w:val="0"/>
        <w:autoSpaceDN w:val="0"/>
        <w:adjustRightInd w:val="0"/>
        <w:spacing w:before="120" w:after="120" w:line="360" w:lineRule="auto"/>
        <w:ind w:firstLine="482"/>
        <w:jc w:val="left"/>
        <w:rPr>
          <w:rFonts w:ascii="宋体" w:hAnsi="宋体" w:cs="宋体"/>
          <w:szCs w:val="21"/>
          <w:lang w:eastAsia="zh-CN"/>
        </w:rPr>
      </w:pPr>
      <w:r>
        <w:rPr>
          <w:rFonts w:ascii="宋体" w:hAnsi="宋体" w:cs="宋体" w:hint="eastAsia"/>
          <w:szCs w:val="21"/>
          <w:lang w:eastAsia="zh-CN"/>
        </w:rPr>
        <w:t>鼠标移至</w:t>
      </w:r>
      <w:r w:rsidR="00131B65" w:rsidRPr="004C0E63">
        <w:rPr>
          <w:rFonts w:ascii="宋体" w:hAnsi="宋体" w:cs="宋体" w:hint="eastAsia"/>
          <w:szCs w:val="21"/>
          <w:lang w:eastAsia="zh-CN"/>
        </w:rPr>
        <w:t>【</w:t>
      </w:r>
      <w:r>
        <w:rPr>
          <w:rFonts w:ascii="宋体" w:hAnsi="宋体" w:cs="宋体" w:hint="eastAsia"/>
          <w:noProof/>
          <w:szCs w:val="21"/>
          <w:lang w:eastAsia="zh-CN"/>
        </w:rPr>
        <w:drawing>
          <wp:inline distT="0" distB="0" distL="0" distR="0">
            <wp:extent cx="180975" cy="18986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1B65" w:rsidRPr="004C0E63">
        <w:rPr>
          <w:rFonts w:ascii="宋体" w:hAnsi="宋体" w:cs="宋体" w:hint="eastAsia"/>
          <w:szCs w:val="21"/>
          <w:lang w:eastAsia="zh-CN"/>
        </w:rPr>
        <w:t>】</w:t>
      </w:r>
      <w:r>
        <w:rPr>
          <w:rFonts w:ascii="宋体" w:hAnsi="宋体" w:cs="宋体" w:hint="eastAsia"/>
          <w:szCs w:val="21"/>
          <w:lang w:eastAsia="zh-CN"/>
        </w:rPr>
        <w:t>就会出现提示</w:t>
      </w:r>
      <w:r w:rsidR="00131B65" w:rsidRPr="004C0E63">
        <w:rPr>
          <w:rFonts w:ascii="宋体" w:hAnsi="宋体" w:cs="宋体" w:hint="eastAsia"/>
          <w:szCs w:val="21"/>
          <w:lang w:eastAsia="zh-CN"/>
        </w:rPr>
        <w:t>，如图所示：</w:t>
      </w:r>
    </w:p>
    <w:p w:rsidR="00131B65" w:rsidRDefault="009B346E" w:rsidP="009B346E">
      <w:pPr>
        <w:autoSpaceDE w:val="0"/>
        <w:autoSpaceDN w:val="0"/>
        <w:adjustRightInd w:val="0"/>
        <w:spacing w:before="120" w:after="120" w:line="300" w:lineRule="auto"/>
        <w:rPr>
          <w:rFonts w:ascii="宋体" w:cs="宋体"/>
          <w:szCs w:val="21"/>
          <w:lang w:eastAsia="zh-CN"/>
        </w:rPr>
      </w:pPr>
      <w:r>
        <w:rPr>
          <w:rFonts w:ascii="宋体" w:cs="宋体"/>
          <w:noProof/>
          <w:szCs w:val="21"/>
          <w:lang w:eastAsia="zh-CN"/>
        </w:rPr>
        <w:drawing>
          <wp:inline distT="0" distB="0" distL="0" distR="0">
            <wp:extent cx="2613660" cy="1043940"/>
            <wp:effectExtent l="1905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46E" w:rsidRPr="009B346E" w:rsidRDefault="009B346E" w:rsidP="009B346E">
      <w:pPr>
        <w:autoSpaceDE w:val="0"/>
        <w:autoSpaceDN w:val="0"/>
        <w:adjustRightInd w:val="0"/>
        <w:spacing w:before="120" w:after="120" w:line="300" w:lineRule="auto"/>
        <w:rPr>
          <w:rFonts w:ascii="宋体" w:cs="宋体"/>
          <w:szCs w:val="21"/>
          <w:lang w:eastAsia="zh-CN"/>
        </w:rPr>
      </w:pPr>
      <w:r>
        <w:rPr>
          <w:rFonts w:ascii="宋体" w:cs="宋体" w:hint="eastAsia"/>
          <w:szCs w:val="21"/>
          <w:lang w:eastAsia="zh-CN"/>
        </w:rPr>
        <w:t>图3 提示窗</w:t>
      </w:r>
    </w:p>
    <w:p w:rsidR="00130FA5" w:rsidRPr="005A2468" w:rsidRDefault="009B346E" w:rsidP="005A2468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21" w:name="_Toc340505332"/>
      <w:r w:rsidRPr="005A2468">
        <w:rPr>
          <w:rFonts w:hint="eastAsia"/>
          <w:color w:val="auto"/>
        </w:rPr>
        <w:t>概述</w:t>
      </w:r>
      <w:bookmarkEnd w:id="21"/>
    </w:p>
    <w:p w:rsidR="00457691" w:rsidRDefault="009B346E" w:rsidP="003D3168">
      <w:pPr>
        <w:spacing w:before="120" w:after="120"/>
        <w:ind w:firstLine="420"/>
        <w:jc w:val="left"/>
        <w:rPr>
          <w:lang w:eastAsia="zh-CN"/>
        </w:rPr>
      </w:pPr>
      <w:r w:rsidRPr="009B346E">
        <w:rPr>
          <w:rFonts w:hint="eastAsia"/>
          <w:lang w:eastAsia="zh-CN"/>
        </w:rPr>
        <w:t>在订单管理，退货</w:t>
      </w:r>
      <w:proofErr w:type="gramStart"/>
      <w:r w:rsidRPr="009B346E">
        <w:rPr>
          <w:rFonts w:hint="eastAsia"/>
          <w:lang w:eastAsia="zh-CN"/>
        </w:rPr>
        <w:t>单管理</w:t>
      </w:r>
      <w:proofErr w:type="gramEnd"/>
      <w:r w:rsidRPr="009B346E">
        <w:rPr>
          <w:rFonts w:hint="eastAsia"/>
          <w:lang w:eastAsia="zh-CN"/>
        </w:rPr>
        <w:t>经常需要使用流水单号，比如</w:t>
      </w:r>
      <w:r w:rsidRPr="009B346E">
        <w:rPr>
          <w:rFonts w:hint="eastAsia"/>
          <w:lang w:eastAsia="zh-CN"/>
        </w:rPr>
        <w:t xml:space="preserve"> </w:t>
      </w:r>
      <w:r w:rsidRPr="009B346E">
        <w:rPr>
          <w:rFonts w:hint="eastAsia"/>
          <w:lang w:eastAsia="zh-CN"/>
        </w:rPr>
        <w:t>订单</w:t>
      </w:r>
      <w:r w:rsidRPr="009B346E">
        <w:rPr>
          <w:rFonts w:hint="eastAsia"/>
          <w:lang w:eastAsia="zh-CN"/>
        </w:rPr>
        <w:t xml:space="preserve"> DD20121202_00001,</w:t>
      </w:r>
      <w:r w:rsidRPr="009B346E">
        <w:rPr>
          <w:rFonts w:hint="eastAsia"/>
          <w:lang w:eastAsia="zh-CN"/>
        </w:rPr>
        <w:t>退货单</w:t>
      </w:r>
      <w:r w:rsidRPr="009B346E">
        <w:rPr>
          <w:rFonts w:hint="eastAsia"/>
          <w:lang w:eastAsia="zh-CN"/>
        </w:rPr>
        <w:t>THD20120203_0001</w:t>
      </w:r>
      <w:r w:rsidRPr="009B346E">
        <w:rPr>
          <w:rFonts w:hint="eastAsia"/>
          <w:lang w:eastAsia="zh-CN"/>
        </w:rPr>
        <w:t>等。</w:t>
      </w:r>
      <w:bookmarkStart w:id="22" w:name="_Toc195354559"/>
    </w:p>
    <w:p w:rsidR="003D3168" w:rsidRDefault="003D3168" w:rsidP="003D3168">
      <w:pPr>
        <w:spacing w:before="120" w:after="120"/>
        <w:ind w:firstLine="420"/>
        <w:jc w:val="left"/>
        <w:rPr>
          <w:lang w:eastAsia="zh-CN"/>
        </w:rPr>
      </w:pPr>
      <w:r>
        <w:rPr>
          <w:rFonts w:hint="eastAsia"/>
          <w:lang w:eastAsia="zh-CN"/>
        </w:rPr>
        <w:t>还有一些生成随机的号码和字母</w:t>
      </w:r>
    </w:p>
    <w:p w:rsidR="009B346E" w:rsidRPr="005A2468" w:rsidRDefault="009B346E" w:rsidP="005A2468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23" w:name="_Toc340505333"/>
      <w:r w:rsidRPr="005A2468">
        <w:rPr>
          <w:rFonts w:hint="eastAsia"/>
          <w:color w:val="auto"/>
        </w:rPr>
        <w:lastRenderedPageBreak/>
        <w:t>数据库设计</w:t>
      </w:r>
      <w:bookmarkEnd w:id="23"/>
    </w:p>
    <w:p w:rsidR="009B346E" w:rsidRPr="009B346E" w:rsidRDefault="005A2468" w:rsidP="009B346E">
      <w:pPr>
        <w:spacing w:before="120" w:after="120"/>
        <w:ind w:left="113" w:firstLine="0"/>
        <w:jc w:val="left"/>
      </w:pPr>
      <w:r>
        <w:rPr>
          <w:noProof/>
          <w:lang w:eastAsia="zh-CN"/>
        </w:rPr>
        <w:drawing>
          <wp:inline distT="0" distB="0" distL="0" distR="0">
            <wp:extent cx="4666615" cy="2061845"/>
            <wp:effectExtent l="1905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206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468" w:rsidRPr="005A2468" w:rsidRDefault="005A2468" w:rsidP="005A2468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24" w:name="_Toc340505334"/>
      <w:bookmarkEnd w:id="16"/>
      <w:bookmarkEnd w:id="22"/>
      <w:r>
        <w:rPr>
          <w:rFonts w:hint="eastAsia"/>
          <w:color w:val="auto"/>
        </w:rPr>
        <w:t>生成流水号规则</w:t>
      </w:r>
      <w:bookmarkEnd w:id="24"/>
    </w:p>
    <w:p w:rsidR="009B0E41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hint="eastAsia"/>
          <w:noProof/>
          <w:sz w:val="21"/>
          <w:szCs w:val="21"/>
          <w:lang w:eastAsia="zh-CN"/>
        </w:rPr>
        <w:drawing>
          <wp:inline distT="0" distB="0" distL="0" distR="0">
            <wp:extent cx="4011295" cy="4080510"/>
            <wp:effectExtent l="1905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408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468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目前支持上图的“流水号规则”，</w:t>
      </w:r>
    </w:p>
    <w:p w:rsidR="005A2468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程序员可以对上面的规则进行扩展</w:t>
      </w:r>
      <w:r w:rsidR="00206053">
        <w:rPr>
          <w:rFonts w:hint="eastAsia"/>
          <w:sz w:val="21"/>
          <w:szCs w:val="21"/>
          <w:lang w:eastAsia="zh-CN"/>
        </w:rPr>
        <w:t xml:space="preserve"> </w:t>
      </w:r>
      <w:r w:rsidRPr="005A2468">
        <w:rPr>
          <w:sz w:val="21"/>
          <w:szCs w:val="21"/>
          <w:lang w:eastAsia="zh-CN"/>
        </w:rPr>
        <w:t>com/</w:t>
      </w:r>
      <w:proofErr w:type="spellStart"/>
      <w:r w:rsidRPr="005A2468">
        <w:rPr>
          <w:sz w:val="21"/>
          <w:szCs w:val="21"/>
          <w:lang w:eastAsia="zh-CN"/>
        </w:rPr>
        <w:t>htso</w:t>
      </w:r>
      <w:r>
        <w:rPr>
          <w:sz w:val="21"/>
          <w:szCs w:val="21"/>
          <w:lang w:eastAsia="zh-CN"/>
        </w:rPr>
        <w:t>ft</w:t>
      </w:r>
      <w:proofErr w:type="spellEnd"/>
      <w:r>
        <w:rPr>
          <w:sz w:val="21"/>
          <w:szCs w:val="21"/>
          <w:lang w:eastAsia="zh-CN"/>
        </w:rPr>
        <w:t>/</w:t>
      </w:r>
      <w:proofErr w:type="spellStart"/>
      <w:r>
        <w:rPr>
          <w:sz w:val="21"/>
          <w:szCs w:val="21"/>
          <w:lang w:eastAsia="zh-CN"/>
        </w:rPr>
        <w:t>oa</w:t>
      </w:r>
      <w:proofErr w:type="spellEnd"/>
      <w:r>
        <w:rPr>
          <w:sz w:val="21"/>
          <w:szCs w:val="21"/>
          <w:lang w:eastAsia="zh-CN"/>
        </w:rPr>
        <w:t>/</w:t>
      </w:r>
      <w:proofErr w:type="spellStart"/>
      <w:r>
        <w:rPr>
          <w:sz w:val="21"/>
          <w:szCs w:val="21"/>
          <w:lang w:eastAsia="zh-CN"/>
        </w:rPr>
        <w:t>util</w:t>
      </w:r>
      <w:proofErr w:type="spellEnd"/>
      <w:r>
        <w:rPr>
          <w:sz w:val="21"/>
          <w:szCs w:val="21"/>
          <w:lang w:eastAsia="zh-CN"/>
        </w:rPr>
        <w:t>/</w:t>
      </w:r>
      <w:r w:rsidRPr="005A2468">
        <w:rPr>
          <w:color w:val="FF0000"/>
          <w:sz w:val="21"/>
          <w:szCs w:val="21"/>
          <w:lang w:eastAsia="zh-CN"/>
        </w:rPr>
        <w:t>SerialNumberUtil</w:t>
      </w:r>
      <w:r>
        <w:rPr>
          <w:rFonts w:hint="eastAsia"/>
          <w:sz w:val="21"/>
          <w:szCs w:val="21"/>
          <w:lang w:eastAsia="zh-CN"/>
        </w:rPr>
        <w:t>.</w:t>
      </w:r>
      <w:proofErr w:type="gramStart"/>
      <w:r>
        <w:rPr>
          <w:rFonts w:hint="eastAsia"/>
          <w:sz w:val="21"/>
          <w:szCs w:val="21"/>
          <w:lang w:eastAsia="zh-CN"/>
        </w:rPr>
        <w:t>java</w:t>
      </w:r>
      <w:proofErr w:type="gramEnd"/>
    </w:p>
    <w:p w:rsidR="005A2468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</w:p>
    <w:p w:rsidR="005A2468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lastRenderedPageBreak/>
        <w:t>比如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你要增加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一个规则</w:t>
      </w:r>
      <w:r>
        <w:rPr>
          <w:rFonts w:hint="eastAsia"/>
          <w:sz w:val="21"/>
          <w:szCs w:val="21"/>
          <w:lang w:eastAsia="zh-CN"/>
        </w:rPr>
        <w:t xml:space="preserve"> </w:t>
      </w:r>
    </w:p>
    <w:p w:rsidR="005A2468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color w:val="76923C" w:themeColor="accent3" w:themeShade="BF"/>
          <w:sz w:val="21"/>
          <w:szCs w:val="21"/>
          <w:lang w:eastAsia="zh-CN"/>
        </w:rPr>
      </w:pP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 xml:space="preserve">  {YD}</w:t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ab/>
        <w:t>300</w:t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ab/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ab/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>当前年中的天数。一年中第一天的值为</w:t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 xml:space="preserve"> 1</w:t>
      </w:r>
      <w:r w:rsidRPr="005A2468">
        <w:rPr>
          <w:rFonts w:hint="eastAsia"/>
          <w:color w:val="76923C" w:themeColor="accent3" w:themeShade="BF"/>
          <w:sz w:val="21"/>
          <w:szCs w:val="21"/>
          <w:lang w:eastAsia="zh-CN"/>
        </w:rPr>
        <w:t>。</w:t>
      </w:r>
    </w:p>
    <w:p w:rsidR="00B07317" w:rsidRPr="00B07317" w:rsidRDefault="005A2468" w:rsidP="005A2468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color w:val="FFFFFF" w:themeColor="background1"/>
          <w:sz w:val="21"/>
          <w:szCs w:val="21"/>
          <w:bdr w:val="single" w:sz="4" w:space="0" w:color="auto"/>
          <w:lang w:eastAsia="zh-CN"/>
        </w:rPr>
      </w:pPr>
      <w:r w:rsidRPr="005A2468">
        <w:rPr>
          <w:rFonts w:hint="eastAsia"/>
          <w:sz w:val="21"/>
          <w:szCs w:val="21"/>
          <w:lang w:eastAsia="zh-CN"/>
        </w:rPr>
        <w:t>在</w:t>
      </w:r>
      <w:r w:rsidRPr="005A2468">
        <w:rPr>
          <w:sz w:val="21"/>
          <w:szCs w:val="21"/>
          <w:lang w:eastAsia="zh-CN"/>
        </w:rPr>
        <w:t xml:space="preserve">  </w:t>
      </w:r>
      <w:r>
        <w:rPr>
          <w:rFonts w:hint="eastAsia"/>
          <w:sz w:val="21"/>
          <w:szCs w:val="21"/>
          <w:lang w:eastAsia="zh-CN"/>
        </w:rPr>
        <w:t>静态</w:t>
      </w:r>
      <w:r w:rsidR="00B07317">
        <w:rPr>
          <w:rFonts w:hint="eastAsia"/>
          <w:sz w:val="21"/>
          <w:szCs w:val="21"/>
          <w:lang w:eastAsia="zh-CN"/>
        </w:rPr>
        <w:t>属性</w:t>
      </w:r>
      <w:r>
        <w:rPr>
          <w:rFonts w:hint="eastAsia"/>
          <w:sz w:val="21"/>
          <w:szCs w:val="21"/>
          <w:lang w:eastAsia="zh-CN"/>
        </w:rPr>
        <w:t>加个</w:t>
      </w:r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ab/>
      </w:r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ab/>
      </w:r>
      <w:proofErr w:type="spellStart"/>
      <w:r w:rsidR="00B07317" w:rsidRPr="00B07317">
        <w:rPr>
          <w:rFonts w:ascii="Consolas" w:hAnsi="Consolas" w:cs="Consolas"/>
          <w:i/>
          <w:iCs/>
          <w:color w:val="FFFFFF" w:themeColor="background1"/>
          <w:highlight w:val="blue"/>
          <w:lang w:eastAsia="zh-CN"/>
        </w:rPr>
        <w:t>rule</w:t>
      </w:r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>.</w:t>
      </w:r>
      <w:proofErr w:type="gramStart"/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>put</w:t>
      </w:r>
      <w:proofErr w:type="spellEnd"/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>(</w:t>
      </w:r>
      <w:proofErr w:type="gramEnd"/>
      <w:r w:rsidR="00B07317" w:rsidRPr="00B07317">
        <w:rPr>
          <w:rFonts w:ascii="Consolas" w:hAnsi="Consolas" w:cs="Consolas"/>
          <w:color w:val="FFFFFF" w:themeColor="background1"/>
          <w:highlight w:val="blue"/>
          <w:lang w:eastAsia="zh-CN"/>
        </w:rPr>
        <w:t>"{YD}", 25);</w:t>
      </w:r>
    </w:p>
    <w:p w:rsidR="00B07317" w:rsidRPr="00B07317" w:rsidRDefault="00B07317" w:rsidP="00B07317">
      <w:pPr>
        <w:widowControl w:val="0"/>
        <w:autoSpaceDE w:val="0"/>
        <w:autoSpaceDN w:val="0"/>
        <w:adjustRightInd w:val="0"/>
        <w:spacing w:beforeLines="0" w:afterLines="0"/>
        <w:ind w:firstLine="0"/>
        <w:jc w:val="left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在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静态方法</w:t>
      </w:r>
      <w:r w:rsidR="008D0F57">
        <w:rPr>
          <w:sz w:val="21"/>
          <w:szCs w:val="21"/>
          <w:shd w:val="pct15" w:color="auto" w:fill="FFFFFF"/>
          <w:lang w:eastAsia="zh-CN"/>
        </w:rPr>
        <w:t xml:space="preserve"> </w:t>
      </w:r>
      <w:proofErr w:type="spellStart"/>
      <w:r w:rsidR="008D0F57" w:rsidRPr="008D0F57">
        <w:rPr>
          <w:sz w:val="21"/>
          <w:szCs w:val="21"/>
          <w:shd w:val="pct15" w:color="auto" w:fill="FFFFFF"/>
          <w:lang w:eastAsia="zh-CN"/>
        </w:rPr>
        <w:t>converValue</w:t>
      </w:r>
      <w:proofErr w:type="spellEnd"/>
      <w:r w:rsidR="008D0F57" w:rsidRPr="008D0F57">
        <w:rPr>
          <w:sz w:val="21"/>
          <w:szCs w:val="21"/>
          <w:shd w:val="pct15" w:color="auto" w:fill="FFFFFF"/>
          <w:lang w:eastAsia="zh-CN"/>
        </w:rPr>
        <w:t>()</w:t>
      </w:r>
      <w:r>
        <w:rPr>
          <w:rFonts w:hint="eastAsia"/>
          <w:color w:val="FFFFFF" w:themeColor="background1"/>
          <w:highlight w:val="blue"/>
          <w:lang w:eastAsia="zh-CN"/>
        </w:rPr>
        <w:t xml:space="preserve"> </w:t>
      </w:r>
      <w:r w:rsidR="008D0F57">
        <w:rPr>
          <w:rFonts w:hint="eastAsia"/>
          <w:color w:val="FFFFFF" w:themeColor="background1"/>
          <w:lang w:eastAsia="zh-CN"/>
        </w:rPr>
        <w:t>、</w:t>
      </w:r>
      <w:r>
        <w:rPr>
          <w:rFonts w:hint="eastAsia"/>
          <w:color w:val="FFFFFF" w:themeColor="background1"/>
          <w:lang w:eastAsia="zh-CN"/>
        </w:rPr>
        <w:t xml:space="preserve"> </w:t>
      </w:r>
      <w:r>
        <w:rPr>
          <w:rFonts w:hint="eastAsia"/>
          <w:lang w:eastAsia="zh-CN"/>
        </w:rPr>
        <w:t>加个</w:t>
      </w:r>
      <w:r>
        <w:rPr>
          <w:rFonts w:hint="eastAsia"/>
          <w:lang w:eastAsia="zh-CN"/>
        </w:rPr>
        <w:t>case</w:t>
      </w:r>
    </w:p>
    <w:p w:rsidR="00B07317" w:rsidRDefault="00B07317" w:rsidP="00B07317">
      <w:pPr>
        <w:widowControl w:val="0"/>
        <w:autoSpaceDE w:val="0"/>
        <w:autoSpaceDN w:val="0"/>
        <w:adjustRightInd w:val="0"/>
        <w:spacing w:beforeLines="0" w:afterLines="0"/>
        <w:ind w:firstLine="420"/>
        <w:jc w:val="left"/>
        <w:rPr>
          <w:rFonts w:ascii="Consolas" w:hAnsi="Consolas" w:cs="Consolas"/>
          <w:lang w:eastAsia="zh-CN"/>
        </w:rPr>
      </w:pPr>
      <w:r>
        <w:rPr>
          <w:rFonts w:ascii="Consolas" w:hAnsi="Consolas" w:cs="Consolas"/>
          <w:b/>
          <w:bCs/>
          <w:color w:val="7F0055"/>
          <w:lang w:eastAsia="zh-CN"/>
        </w:rPr>
        <w:t>case</w:t>
      </w:r>
      <w:r>
        <w:rPr>
          <w:rFonts w:ascii="Consolas" w:hAnsi="Consolas" w:cs="Consolas"/>
          <w:color w:val="000000"/>
          <w:lang w:eastAsia="zh-CN"/>
        </w:rPr>
        <w:t xml:space="preserve"> 25:</w:t>
      </w:r>
      <w:r>
        <w:rPr>
          <w:rFonts w:ascii="Consolas" w:hAnsi="Consolas" w:cs="Consolas"/>
          <w:color w:val="3F7F5F"/>
          <w:lang w:eastAsia="zh-CN"/>
        </w:rPr>
        <w:t xml:space="preserve">// </w:t>
      </w:r>
      <w:r>
        <w:rPr>
          <w:rFonts w:ascii="Consolas" w:hAnsi="Consolas" w:cs="Consolas"/>
          <w:color w:val="3F7F5F"/>
          <w:lang w:eastAsia="zh-CN"/>
        </w:rPr>
        <w:t>当前年中的天数。一年中第一天的值为</w:t>
      </w:r>
      <w:r>
        <w:rPr>
          <w:rFonts w:ascii="Consolas" w:hAnsi="Consolas" w:cs="Consolas"/>
          <w:color w:val="3F7F5F"/>
          <w:lang w:eastAsia="zh-CN"/>
        </w:rPr>
        <w:t xml:space="preserve"> 1</w:t>
      </w:r>
      <w:r>
        <w:rPr>
          <w:rFonts w:ascii="Consolas" w:hAnsi="Consolas" w:cs="Consolas"/>
          <w:color w:val="3F7F5F"/>
          <w:lang w:eastAsia="zh-CN"/>
        </w:rPr>
        <w:t>。</w:t>
      </w:r>
    </w:p>
    <w:p w:rsidR="005A2468" w:rsidRPr="005A2468" w:rsidRDefault="00B07317" w:rsidP="00B07317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ascii="Consolas" w:hAnsi="Consolas" w:cs="Consolas"/>
          <w:color w:val="000000"/>
          <w:lang w:eastAsia="zh-CN"/>
        </w:rPr>
        <w:tab/>
      </w:r>
      <w:r>
        <w:rPr>
          <w:rFonts w:ascii="Consolas" w:hAnsi="Consolas" w:cs="Consolas"/>
          <w:color w:val="000000"/>
          <w:lang w:eastAsia="zh-CN"/>
        </w:rPr>
        <w:tab/>
      </w:r>
      <w:r>
        <w:rPr>
          <w:rFonts w:ascii="Consolas" w:hAnsi="Consolas" w:cs="Consolas"/>
          <w:color w:val="000000"/>
          <w:lang w:eastAsia="zh-CN"/>
        </w:rPr>
        <w:tab/>
      </w:r>
      <w:proofErr w:type="gramStart"/>
      <w:r>
        <w:rPr>
          <w:rFonts w:ascii="Consolas" w:hAnsi="Consolas" w:cs="Consolas"/>
          <w:b/>
          <w:bCs/>
          <w:color w:val="7F0055"/>
          <w:lang w:eastAsia="zh-CN"/>
        </w:rPr>
        <w:t>return</w:t>
      </w:r>
      <w:proofErr w:type="gramEnd"/>
      <w:r>
        <w:rPr>
          <w:rFonts w:ascii="Consolas" w:hAnsi="Consolas" w:cs="Consolas"/>
          <w:color w:val="000000"/>
          <w:lang w:eastAsia="zh-CN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lang w:eastAsia="zh-CN"/>
        </w:rPr>
        <w:t>leftPad</w:t>
      </w:r>
      <w:proofErr w:type="spellEnd"/>
      <w:r>
        <w:rPr>
          <w:rFonts w:ascii="Consolas" w:hAnsi="Consolas" w:cs="Consolas"/>
          <w:color w:val="000000"/>
          <w:lang w:eastAsia="zh-CN"/>
        </w:rPr>
        <w:t>(</w:t>
      </w:r>
      <w:proofErr w:type="spellStart"/>
      <w:r>
        <w:rPr>
          <w:rFonts w:ascii="Consolas" w:hAnsi="Consolas" w:cs="Consolas"/>
          <w:i/>
          <w:iCs/>
          <w:color w:val="0000C0"/>
          <w:lang w:eastAsia="zh-CN"/>
        </w:rPr>
        <w:t>calendar</w:t>
      </w:r>
      <w:r>
        <w:rPr>
          <w:rFonts w:ascii="Consolas" w:hAnsi="Consolas" w:cs="Consolas"/>
          <w:color w:val="000000"/>
          <w:lang w:eastAsia="zh-CN"/>
        </w:rPr>
        <w:t>.get</w:t>
      </w:r>
      <w:proofErr w:type="spellEnd"/>
      <w:r>
        <w:rPr>
          <w:rFonts w:ascii="Consolas" w:hAnsi="Consolas" w:cs="Consolas"/>
          <w:color w:val="000000"/>
          <w:lang w:eastAsia="zh-CN"/>
        </w:rPr>
        <w:t>(</w:t>
      </w:r>
      <w:proofErr w:type="spellStart"/>
      <w:r>
        <w:rPr>
          <w:rFonts w:ascii="Consolas" w:hAnsi="Consolas" w:cs="Consolas"/>
          <w:color w:val="000000"/>
          <w:lang w:eastAsia="zh-CN"/>
        </w:rPr>
        <w:t>Calendar.</w:t>
      </w:r>
      <w:r>
        <w:rPr>
          <w:rFonts w:ascii="Consolas" w:hAnsi="Consolas" w:cs="Consolas"/>
          <w:i/>
          <w:iCs/>
          <w:color w:val="0000C0"/>
          <w:lang w:eastAsia="zh-CN"/>
        </w:rPr>
        <w:t>DAY_OF_YEAR</w:t>
      </w:r>
      <w:proofErr w:type="spellEnd"/>
      <w:r>
        <w:rPr>
          <w:rFonts w:ascii="Consolas" w:hAnsi="Consolas" w:cs="Consolas"/>
          <w:color w:val="000000"/>
          <w:lang w:eastAsia="zh-CN"/>
        </w:rPr>
        <w:t>), 3);</w:t>
      </w:r>
    </w:p>
    <w:p w:rsidR="00B07317" w:rsidRDefault="00B07317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</w:p>
    <w:p w:rsidR="00322D7C" w:rsidRDefault="00322D7C" w:rsidP="00322D7C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25" w:name="_Toc340505335"/>
      <w:r w:rsidRPr="00322D7C">
        <w:rPr>
          <w:rFonts w:hint="eastAsia"/>
          <w:color w:val="auto"/>
        </w:rPr>
        <w:t>页面</w:t>
      </w:r>
      <w:r w:rsidR="006477A4">
        <w:rPr>
          <w:rFonts w:hint="eastAsia"/>
          <w:color w:val="auto"/>
        </w:rPr>
        <w:t>代码</w:t>
      </w:r>
      <w:r w:rsidRPr="00322D7C">
        <w:rPr>
          <w:rFonts w:hint="eastAsia"/>
          <w:color w:val="auto"/>
        </w:rPr>
        <w:t>使用</w:t>
      </w:r>
      <w:bookmarkEnd w:id="25"/>
    </w:p>
    <w:p w:rsidR="00322D7C" w:rsidRPr="00322D7C" w:rsidRDefault="00322D7C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、不含流水号</w:t>
      </w:r>
      <w:r>
        <w:rPr>
          <w:rFonts w:hint="eastAsia"/>
          <w:lang w:eastAsia="zh-CN"/>
        </w:rPr>
        <w:t>{NO}</w:t>
      </w:r>
    </w:p>
    <w:p w:rsidR="00322D7C" w:rsidRDefault="00322D7C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971540" cy="1754117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1754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D7C" w:rsidRDefault="00322D7C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、含流水号</w:t>
      </w:r>
      <w:r>
        <w:rPr>
          <w:rFonts w:hint="eastAsia"/>
          <w:lang w:eastAsia="zh-CN"/>
        </w:rPr>
        <w:t>{NO}</w:t>
      </w:r>
    </w:p>
    <w:p w:rsidR="00322D7C" w:rsidRDefault="00322D7C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lang w:eastAsia="zh-CN"/>
        </w:rPr>
        <w:t>这个一般都是用程序控制的</w:t>
      </w:r>
    </w:p>
    <w:p w:rsidR="00322D7C" w:rsidRDefault="00322D7C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lang w:eastAsia="zh-CN"/>
        </w:rPr>
        <w:t>访问一次生成一个流水号</w:t>
      </w:r>
    </w:p>
    <w:p w:rsidR="00322D7C" w:rsidRPr="00E95677" w:rsidRDefault="00322D7C" w:rsidP="00E95677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规则定义如下：</w:t>
      </w:r>
      <w:proofErr w:type="gramStart"/>
      <w:r w:rsidR="00E95677">
        <w:rPr>
          <w:rFonts w:hint="eastAsia"/>
          <w:lang w:eastAsia="zh-CN"/>
        </w:rPr>
        <w:t>DD</w:t>
      </w:r>
      <w:r>
        <w:rPr>
          <w:rFonts w:hint="eastAsia"/>
          <w:lang w:eastAsia="zh-CN"/>
        </w:rPr>
        <w:t>{</w:t>
      </w:r>
      <w:proofErr w:type="spellStart"/>
      <w:proofErr w:type="gramEnd"/>
      <w:r>
        <w:rPr>
          <w:rFonts w:hint="eastAsia"/>
          <w:lang w:eastAsia="zh-CN"/>
        </w:rPr>
        <w:t>yyyy</w:t>
      </w:r>
      <w:proofErr w:type="spellEnd"/>
      <w:r>
        <w:rPr>
          <w:rFonts w:hint="eastAsia"/>
          <w:lang w:eastAsia="zh-CN"/>
        </w:rPr>
        <w:t>}-{MM}-{DD}_{NO}</w:t>
      </w:r>
    </w:p>
    <w:p w:rsidR="00322D7C" w:rsidRDefault="00322D7C" w:rsidP="00E95677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那么上面的规则表示为</w:t>
      </w:r>
      <w:r>
        <w:rPr>
          <w:rFonts w:hint="eastAsia"/>
          <w:lang w:eastAsia="zh-CN"/>
        </w:rPr>
        <w:t xml:space="preserve"> DD20120102_00001</w:t>
      </w:r>
    </w:p>
    <w:p w:rsidR="00322D7C" w:rsidRDefault="00F05783" w:rsidP="00E95677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生成方式</w:t>
      </w:r>
      <w:r w:rsidR="00322D7C">
        <w:rPr>
          <w:rFonts w:hint="eastAsia"/>
          <w:lang w:eastAsia="zh-CN"/>
        </w:rPr>
        <w:t>表示：</w:t>
      </w:r>
    </w:p>
    <w:p w:rsidR="00F05783" w:rsidRDefault="00F05783" w:rsidP="00F05783">
      <w:pPr>
        <w:widowControl w:val="0"/>
        <w:autoSpaceDE w:val="0"/>
        <w:autoSpaceDN w:val="0"/>
        <w:adjustRightInd w:val="0"/>
        <w:spacing w:beforeLines="0" w:afterLines="0"/>
        <w:ind w:firstLine="0"/>
        <w:jc w:val="left"/>
        <w:rPr>
          <w:rFonts w:ascii="Consolas" w:hAnsi="Consolas" w:cs="Consolas"/>
          <w:color w:val="000000"/>
          <w:lang w:eastAsia="zh-CN"/>
        </w:rPr>
      </w:pPr>
      <w:r>
        <w:rPr>
          <w:rFonts w:ascii="Consolas" w:hAnsi="Consolas" w:cs="Consolas"/>
          <w:color w:val="000000"/>
          <w:lang w:eastAsia="zh-CN"/>
        </w:rPr>
        <w:t xml:space="preserve"> [</w:t>
      </w:r>
      <w:r>
        <w:rPr>
          <w:rFonts w:ascii="Consolas" w:hAnsi="Consolas" w:cs="Consolas"/>
          <w:color w:val="2A00FF"/>
          <w:lang w:eastAsia="zh-CN"/>
        </w:rPr>
        <w:t>'1'</w:t>
      </w:r>
      <w:r>
        <w:rPr>
          <w:rFonts w:ascii="Consolas" w:hAnsi="Consolas" w:cs="Consolas"/>
          <w:color w:val="000000"/>
          <w:lang w:eastAsia="zh-CN"/>
        </w:rPr>
        <w:t xml:space="preserve">, 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2A00FF"/>
          <w:lang w:eastAsia="zh-CN"/>
        </w:rPr>
        <w:t>每日生成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000000"/>
          <w:lang w:eastAsia="zh-CN"/>
        </w:rPr>
        <w:t>]</w:t>
      </w:r>
      <w:r w:rsidRPr="00F05783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表示每天重新生成流水号，</w:t>
      </w:r>
    </w:p>
    <w:p w:rsidR="00F05783" w:rsidRPr="00F05783" w:rsidRDefault="00F05783" w:rsidP="00F05783">
      <w:pPr>
        <w:widowControl w:val="0"/>
        <w:autoSpaceDE w:val="0"/>
        <w:autoSpaceDN w:val="0"/>
        <w:adjustRightInd w:val="0"/>
        <w:spacing w:beforeLines="0" w:afterLines="0"/>
        <w:ind w:firstLine="0"/>
        <w:jc w:val="left"/>
        <w:rPr>
          <w:rFonts w:ascii="Consolas" w:hAnsi="Consolas" w:cs="Consolas"/>
          <w:color w:val="000000"/>
          <w:lang w:eastAsia="zh-CN"/>
        </w:rPr>
      </w:pPr>
      <w:r>
        <w:rPr>
          <w:rFonts w:ascii="Consolas" w:hAnsi="Consolas" w:cs="Consolas"/>
          <w:color w:val="000000"/>
          <w:lang w:eastAsia="zh-CN"/>
        </w:rPr>
        <w:t>[</w:t>
      </w:r>
      <w:r>
        <w:rPr>
          <w:rFonts w:ascii="Consolas" w:hAnsi="Consolas" w:cs="Consolas"/>
          <w:color w:val="2A00FF"/>
          <w:lang w:eastAsia="zh-CN"/>
        </w:rPr>
        <w:t>'2'</w:t>
      </w:r>
      <w:r>
        <w:rPr>
          <w:rFonts w:ascii="Consolas" w:hAnsi="Consolas" w:cs="Consolas"/>
          <w:color w:val="000000"/>
          <w:lang w:eastAsia="zh-CN"/>
        </w:rPr>
        <w:t xml:space="preserve">, 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2A00FF"/>
          <w:lang w:eastAsia="zh-CN"/>
        </w:rPr>
        <w:t>每月生成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000000"/>
          <w:lang w:eastAsia="zh-CN"/>
        </w:rPr>
        <w:t>]</w:t>
      </w:r>
      <w:r>
        <w:rPr>
          <w:rFonts w:ascii="Consolas" w:hAnsi="Consolas" w:cs="Consolas" w:hint="eastAsia"/>
          <w:color w:val="000000"/>
          <w:lang w:eastAsia="zh-CN"/>
        </w:rPr>
        <w:t xml:space="preserve"> </w:t>
      </w:r>
      <w:r>
        <w:rPr>
          <w:rFonts w:hint="eastAsia"/>
          <w:lang w:eastAsia="zh-CN"/>
        </w:rPr>
        <w:t>表示每月重新生成流水号，</w:t>
      </w:r>
    </w:p>
    <w:p w:rsidR="00F05783" w:rsidRDefault="00F05783" w:rsidP="00F05783">
      <w:pPr>
        <w:spacing w:before="120" w:after="120"/>
        <w:ind w:firstLine="0"/>
        <w:jc w:val="left"/>
        <w:rPr>
          <w:rFonts w:ascii="Consolas" w:hAnsi="Consolas" w:cs="Consolas"/>
          <w:color w:val="000000"/>
          <w:lang w:eastAsia="zh-CN"/>
        </w:rPr>
      </w:pPr>
      <w:r>
        <w:rPr>
          <w:rFonts w:ascii="Consolas" w:hAnsi="Consolas" w:cs="Consolas"/>
          <w:color w:val="000000"/>
          <w:lang w:eastAsia="zh-CN"/>
        </w:rPr>
        <w:t>[</w:t>
      </w:r>
      <w:r>
        <w:rPr>
          <w:rFonts w:ascii="Consolas" w:hAnsi="Consolas" w:cs="Consolas"/>
          <w:color w:val="2A00FF"/>
          <w:lang w:eastAsia="zh-CN"/>
        </w:rPr>
        <w:t>'3'</w:t>
      </w:r>
      <w:r>
        <w:rPr>
          <w:rFonts w:ascii="Consolas" w:hAnsi="Consolas" w:cs="Consolas"/>
          <w:color w:val="000000"/>
          <w:lang w:eastAsia="zh-CN"/>
        </w:rPr>
        <w:t xml:space="preserve">, 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2A00FF"/>
          <w:lang w:eastAsia="zh-CN"/>
        </w:rPr>
        <w:t>每年生成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000000"/>
          <w:lang w:eastAsia="zh-CN"/>
        </w:rPr>
        <w:t>]</w:t>
      </w:r>
      <w:r>
        <w:rPr>
          <w:rFonts w:ascii="Consolas" w:hAnsi="Consolas" w:cs="Consolas" w:hint="eastAsia"/>
          <w:color w:val="000000"/>
          <w:lang w:eastAsia="zh-CN"/>
        </w:rPr>
        <w:t xml:space="preserve"> </w:t>
      </w:r>
      <w:r>
        <w:rPr>
          <w:rFonts w:hint="eastAsia"/>
          <w:lang w:eastAsia="zh-CN"/>
        </w:rPr>
        <w:t>表示每年重新生成流水号，</w:t>
      </w:r>
    </w:p>
    <w:p w:rsidR="00322D7C" w:rsidRDefault="00F05783" w:rsidP="00F05783">
      <w:pPr>
        <w:spacing w:before="120" w:after="120"/>
        <w:ind w:firstLine="0"/>
        <w:jc w:val="left"/>
        <w:rPr>
          <w:lang w:eastAsia="zh-CN"/>
        </w:rPr>
      </w:pPr>
      <w:r>
        <w:rPr>
          <w:rFonts w:ascii="Consolas" w:hAnsi="Consolas" w:cs="Consolas"/>
          <w:color w:val="000000"/>
          <w:lang w:eastAsia="zh-CN"/>
        </w:rPr>
        <w:t>[</w:t>
      </w:r>
      <w:r>
        <w:rPr>
          <w:rFonts w:ascii="Consolas" w:hAnsi="Consolas" w:cs="Consolas"/>
          <w:color w:val="2A00FF"/>
          <w:lang w:eastAsia="zh-CN"/>
        </w:rPr>
        <w:t>'4'</w:t>
      </w:r>
      <w:r>
        <w:rPr>
          <w:rFonts w:ascii="Consolas" w:hAnsi="Consolas" w:cs="Consolas"/>
          <w:color w:val="000000"/>
          <w:lang w:eastAsia="zh-CN"/>
        </w:rPr>
        <w:t xml:space="preserve">, 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2A00FF"/>
          <w:lang w:eastAsia="zh-CN"/>
        </w:rPr>
        <w:t>递增</w:t>
      </w:r>
      <w:r>
        <w:rPr>
          <w:rFonts w:ascii="Consolas" w:hAnsi="Consolas" w:cs="Consolas"/>
          <w:color w:val="2A00FF"/>
          <w:lang w:eastAsia="zh-CN"/>
        </w:rPr>
        <w:t>'</w:t>
      </w:r>
      <w:r>
        <w:rPr>
          <w:rFonts w:ascii="Consolas" w:hAnsi="Consolas" w:cs="Consolas"/>
          <w:color w:val="000000"/>
          <w:lang w:eastAsia="zh-CN"/>
        </w:rPr>
        <w:t>]</w:t>
      </w:r>
      <w:r>
        <w:rPr>
          <w:rFonts w:ascii="Consolas" w:hAnsi="Consolas" w:cs="Consolas" w:hint="eastAsia"/>
          <w:color w:val="000000"/>
          <w:lang w:eastAsia="zh-CN"/>
        </w:rPr>
        <w:tab/>
      </w:r>
      <w:r>
        <w:rPr>
          <w:rFonts w:ascii="Consolas" w:hAnsi="Consolas" w:cs="Consolas" w:hint="eastAsia"/>
          <w:color w:val="000000"/>
          <w:lang w:eastAsia="zh-CN"/>
        </w:rPr>
        <w:tab/>
      </w:r>
      <w:r w:rsidR="00322D7C">
        <w:rPr>
          <w:rFonts w:hint="eastAsia"/>
          <w:lang w:eastAsia="zh-CN"/>
        </w:rPr>
        <w:t>流水号累加。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初始值：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lastRenderedPageBreak/>
        <w:t>流水号的初始值。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当前日期：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比如：</w:t>
      </w:r>
      <w:r>
        <w:rPr>
          <w:rFonts w:hint="eastAsia"/>
          <w:lang w:eastAsia="zh-CN"/>
        </w:rPr>
        <w:t>20120203</w:t>
      </w:r>
      <w:r>
        <w:rPr>
          <w:rFonts w:hint="eastAsia"/>
          <w:lang w:eastAsia="zh-CN"/>
        </w:rPr>
        <w:t>，如果该日期和当天日期不一致则更新为当前的日期。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当前值：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表示当前值。比如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。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Default="00322D7C" w:rsidP="00322D7C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流水号长度表示</w:t>
      </w:r>
    </w:p>
    <w:p w:rsidR="00322D7C" w:rsidRDefault="00322D7C" w:rsidP="00322D7C">
      <w:pPr>
        <w:spacing w:before="120" w:after="120"/>
        <w:jc w:val="left"/>
        <w:rPr>
          <w:lang w:eastAsia="zh-CN"/>
        </w:rPr>
      </w:pPr>
    </w:p>
    <w:p w:rsidR="00322D7C" w:rsidRPr="00322D7C" w:rsidRDefault="00322D7C" w:rsidP="00F05783">
      <w:pPr>
        <w:spacing w:before="120" w:after="120"/>
        <w:jc w:val="left"/>
        <w:rPr>
          <w:lang w:eastAsia="zh-CN"/>
        </w:rPr>
      </w:pPr>
      <w:r>
        <w:rPr>
          <w:rFonts w:hint="eastAsia"/>
          <w:lang w:eastAsia="zh-CN"/>
        </w:rPr>
        <w:t>比如长度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则生成的编号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 xml:space="preserve"> 00023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00001</w:t>
      </w:r>
      <w:r>
        <w:rPr>
          <w:rFonts w:hint="eastAsia"/>
          <w:lang w:eastAsia="zh-CN"/>
        </w:rPr>
        <w:t>。</w:t>
      </w:r>
    </w:p>
    <w:p w:rsidR="00322D7C" w:rsidRDefault="00F05783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5971540" cy="3931657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931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783" w:rsidRDefault="00F05783" w:rsidP="00322D7C">
      <w:pPr>
        <w:spacing w:before="120" w:after="120"/>
        <w:ind w:left="113" w:firstLine="0"/>
        <w:jc w:val="left"/>
        <w:rPr>
          <w:lang w:eastAsia="zh-CN"/>
        </w:rPr>
      </w:pPr>
    </w:p>
    <w:p w:rsidR="00F05783" w:rsidRDefault="00F05783" w:rsidP="00F05783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</w:p>
    <w:p w:rsidR="00F05783" w:rsidRDefault="00F05783" w:rsidP="00F05783">
      <w:pPr>
        <w:pStyle w:val="2660505"/>
        <w:spacing w:beforeLines="0" w:afterLines="0" w:line="360" w:lineRule="auto"/>
        <w:jc w:val="left"/>
        <w:rPr>
          <w:color w:val="auto"/>
        </w:rPr>
      </w:pPr>
      <w:bookmarkStart w:id="26" w:name="_Toc340505336"/>
      <w:r>
        <w:rPr>
          <w:rFonts w:hint="eastAsia"/>
          <w:color w:val="auto"/>
        </w:rPr>
        <w:lastRenderedPageBreak/>
        <w:t>扩展</w:t>
      </w:r>
      <w:bookmarkEnd w:id="26"/>
    </w:p>
    <w:p w:rsidR="009053D9" w:rsidRPr="009053D9" w:rsidRDefault="009053D9" w:rsidP="009053D9">
      <w:pPr>
        <w:autoSpaceDE w:val="0"/>
        <w:autoSpaceDN w:val="0"/>
        <w:adjustRightInd w:val="0"/>
        <w:spacing w:before="120" w:after="120" w:line="300" w:lineRule="auto"/>
        <w:ind w:firstLine="0"/>
        <w:jc w:val="both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程序员可以扩展</w:t>
      </w:r>
      <w:r>
        <w:rPr>
          <w:rFonts w:hint="eastAsia"/>
          <w:sz w:val="21"/>
          <w:szCs w:val="21"/>
          <w:lang w:eastAsia="zh-CN"/>
        </w:rPr>
        <w:t xml:space="preserve"> </w:t>
      </w:r>
      <w:r w:rsidR="00206053">
        <w:rPr>
          <w:rFonts w:hint="eastAsia"/>
          <w:sz w:val="21"/>
          <w:szCs w:val="21"/>
          <w:lang w:eastAsia="zh-CN"/>
        </w:rPr>
        <w:t>参考</w:t>
      </w:r>
      <w:r w:rsidR="00206053">
        <w:rPr>
          <w:rFonts w:hint="eastAsia"/>
          <w:sz w:val="21"/>
          <w:szCs w:val="21"/>
          <w:lang w:eastAsia="zh-CN"/>
        </w:rPr>
        <w:t xml:space="preserve"> </w:t>
      </w:r>
      <w:r w:rsidRPr="005A2468">
        <w:rPr>
          <w:sz w:val="21"/>
          <w:szCs w:val="21"/>
          <w:lang w:eastAsia="zh-CN"/>
        </w:rPr>
        <w:t>com/</w:t>
      </w:r>
      <w:proofErr w:type="spellStart"/>
      <w:r w:rsidRPr="005A2468">
        <w:rPr>
          <w:sz w:val="21"/>
          <w:szCs w:val="21"/>
          <w:lang w:eastAsia="zh-CN"/>
        </w:rPr>
        <w:t>htso</w:t>
      </w:r>
      <w:r>
        <w:rPr>
          <w:sz w:val="21"/>
          <w:szCs w:val="21"/>
          <w:lang w:eastAsia="zh-CN"/>
        </w:rPr>
        <w:t>ft</w:t>
      </w:r>
      <w:proofErr w:type="spellEnd"/>
      <w:r>
        <w:rPr>
          <w:sz w:val="21"/>
          <w:szCs w:val="21"/>
          <w:lang w:eastAsia="zh-CN"/>
        </w:rPr>
        <w:t>/</w:t>
      </w:r>
      <w:proofErr w:type="spellStart"/>
      <w:r>
        <w:rPr>
          <w:sz w:val="21"/>
          <w:szCs w:val="21"/>
          <w:lang w:eastAsia="zh-CN"/>
        </w:rPr>
        <w:t>oa</w:t>
      </w:r>
      <w:proofErr w:type="spellEnd"/>
      <w:r>
        <w:rPr>
          <w:sz w:val="21"/>
          <w:szCs w:val="21"/>
          <w:lang w:eastAsia="zh-CN"/>
        </w:rPr>
        <w:t>/</w:t>
      </w:r>
      <w:proofErr w:type="spellStart"/>
      <w:r>
        <w:rPr>
          <w:sz w:val="21"/>
          <w:szCs w:val="21"/>
          <w:lang w:eastAsia="zh-CN"/>
        </w:rPr>
        <w:t>util</w:t>
      </w:r>
      <w:proofErr w:type="spellEnd"/>
      <w:r>
        <w:rPr>
          <w:sz w:val="21"/>
          <w:szCs w:val="21"/>
          <w:lang w:eastAsia="zh-CN"/>
        </w:rPr>
        <w:t>/</w:t>
      </w:r>
      <w:r w:rsidRPr="005A2468">
        <w:rPr>
          <w:color w:val="FF0000"/>
          <w:sz w:val="21"/>
          <w:szCs w:val="21"/>
          <w:lang w:eastAsia="zh-CN"/>
        </w:rPr>
        <w:t>SerialNumberUtil</w:t>
      </w:r>
      <w:r>
        <w:rPr>
          <w:rFonts w:hint="eastAsia"/>
          <w:sz w:val="21"/>
          <w:szCs w:val="21"/>
          <w:lang w:eastAsia="zh-CN"/>
        </w:rPr>
        <w:t>.</w:t>
      </w:r>
      <w:proofErr w:type="gramStart"/>
      <w:r>
        <w:rPr>
          <w:rFonts w:hint="eastAsia"/>
          <w:sz w:val="21"/>
          <w:szCs w:val="21"/>
          <w:lang w:eastAsia="zh-CN"/>
        </w:rPr>
        <w:t>java</w:t>
      </w:r>
      <w:proofErr w:type="gramEnd"/>
    </w:p>
    <w:p w:rsidR="009053D9" w:rsidRDefault="009053D9" w:rsidP="009053D9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lang w:eastAsia="zh-CN"/>
        </w:rPr>
        <w:t>目前扩展的生成类型</w:t>
      </w:r>
      <w:r w:rsidR="00D568B9">
        <w:rPr>
          <w:rFonts w:hint="eastAsia"/>
          <w:lang w:eastAsia="zh-CN"/>
        </w:rPr>
        <w:t>，扩展的</w:t>
      </w:r>
      <w:r w:rsidR="00D568B9">
        <w:rPr>
          <w:rFonts w:hint="eastAsia"/>
          <w:lang w:eastAsia="zh-CN"/>
        </w:rPr>
        <w:t>{</w:t>
      </w:r>
      <w:r w:rsidR="00D568B9" w:rsidRPr="00206053">
        <w:rPr>
          <w:rFonts w:hint="eastAsia"/>
          <w:color w:val="4F6228" w:themeColor="accent3" w:themeShade="80"/>
          <w:lang w:eastAsia="zh-CN"/>
        </w:rPr>
        <w:t>别名</w:t>
      </w:r>
      <w:r w:rsidR="00D568B9">
        <w:rPr>
          <w:rFonts w:hint="eastAsia"/>
          <w:lang w:eastAsia="zh-CN"/>
        </w:rPr>
        <w:t>}</w:t>
      </w:r>
      <w:r w:rsidR="00D568B9">
        <w:rPr>
          <w:rFonts w:hint="eastAsia"/>
          <w:lang w:eastAsia="zh-CN"/>
        </w:rPr>
        <w:t>不要</w:t>
      </w:r>
      <w:proofErr w:type="gramStart"/>
      <w:r w:rsidR="00D568B9">
        <w:rPr>
          <w:rFonts w:hint="eastAsia"/>
          <w:lang w:eastAsia="zh-CN"/>
        </w:rPr>
        <w:t>和之前</w:t>
      </w:r>
      <w:proofErr w:type="gramEnd"/>
      <w:r w:rsidR="00D568B9">
        <w:rPr>
          <w:rFonts w:hint="eastAsia"/>
          <w:lang w:eastAsia="zh-CN"/>
        </w:rPr>
        <w:t>的重复</w:t>
      </w:r>
    </w:p>
    <w:p w:rsidR="00F05783" w:rsidRPr="00322D7C" w:rsidRDefault="00206053" w:rsidP="00322D7C">
      <w:pPr>
        <w:spacing w:before="120" w:after="120"/>
        <w:ind w:left="113" w:firstLine="0"/>
        <w:jc w:val="left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5589905" cy="1682115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68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5783" w:rsidRPr="00322D7C" w:rsidSect="001F58D8">
      <w:headerReference w:type="even" r:id="rId28"/>
      <w:headerReference w:type="default" r:id="rId29"/>
      <w:footerReference w:type="default" r:id="rId30"/>
      <w:headerReference w:type="first" r:id="rId31"/>
      <w:pgSz w:w="12240" w:h="15840" w:code="1"/>
      <w:pgMar w:top="1418" w:right="1418" w:bottom="1418" w:left="1418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1334" w:rsidRDefault="00C71334" w:rsidP="006D33F5">
      <w:pPr>
        <w:spacing w:before="120" w:after="120"/>
      </w:pPr>
      <w:r>
        <w:separator/>
      </w:r>
    </w:p>
  </w:endnote>
  <w:endnote w:type="continuationSeparator" w:id="1">
    <w:p w:rsidR="00C71334" w:rsidRDefault="00C71334" w:rsidP="006D33F5">
      <w:pPr>
        <w:spacing w:before="120" w:after="1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DC3745" w:rsidP="00DC3745">
    <w:pPr>
      <w:pStyle w:val="a5"/>
      <w:spacing w:before="120" w:after="12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Pr="007B58C6" w:rsidRDefault="00DC3745" w:rsidP="007B58C6">
    <w:pPr>
      <w:pStyle w:val="a5"/>
      <w:spacing w:before="120" w:after="120"/>
      <w:ind w:firstLine="0"/>
      <w:jc w:val="both"/>
      <w:rPr>
        <w:lang w:eastAsia="zh-C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DC3745" w:rsidP="00DC3745">
    <w:pPr>
      <w:pStyle w:val="a5"/>
      <w:spacing w:before="120" w:after="12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62" w:rsidRPr="006A35D6" w:rsidRDefault="00B7544A" w:rsidP="00457691">
    <w:pPr>
      <w:pStyle w:val="a5"/>
      <w:tabs>
        <w:tab w:val="clear" w:pos="4320"/>
        <w:tab w:val="clear" w:pos="8640"/>
        <w:tab w:val="right" w:pos="9000"/>
      </w:tabs>
      <w:spacing w:before="120" w:after="120"/>
      <w:ind w:right="360"/>
      <w:rPr>
        <w:color w:val="0000FF"/>
        <w:sz w:val="18"/>
        <w:szCs w:val="18"/>
        <w:lang w:eastAsia="zh-CN"/>
      </w:rPr>
    </w:pPr>
    <w:r w:rsidRPr="006A35D6">
      <w:rPr>
        <w:rStyle w:val="a6"/>
        <w:sz w:val="18"/>
        <w:szCs w:val="18"/>
      </w:rPr>
      <w:fldChar w:fldCharType="begin"/>
    </w:r>
    <w:r w:rsidR="00580862" w:rsidRPr="006A35D6">
      <w:rPr>
        <w:rStyle w:val="a6"/>
        <w:sz w:val="18"/>
        <w:szCs w:val="18"/>
        <w:lang w:eastAsia="zh-CN"/>
      </w:rPr>
      <w:instrText xml:space="preserve"> PAGE </w:instrText>
    </w:r>
    <w:r w:rsidRPr="006A35D6">
      <w:rPr>
        <w:rStyle w:val="a6"/>
        <w:sz w:val="18"/>
        <w:szCs w:val="18"/>
      </w:rPr>
      <w:fldChar w:fldCharType="separate"/>
    </w:r>
    <w:r w:rsidR="009D4B8C">
      <w:rPr>
        <w:rStyle w:val="a6"/>
        <w:noProof/>
        <w:sz w:val="18"/>
        <w:szCs w:val="18"/>
        <w:lang w:eastAsia="zh-CN"/>
      </w:rPr>
      <w:t>I</w:t>
    </w:r>
    <w:r w:rsidRPr="006A35D6">
      <w:rPr>
        <w:rStyle w:val="a6"/>
        <w:sz w:val="18"/>
        <w:szCs w:val="18"/>
      </w:rP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62" w:rsidRPr="00E45B76" w:rsidRDefault="00580862" w:rsidP="00457691">
    <w:pPr>
      <w:pStyle w:val="a5"/>
      <w:tabs>
        <w:tab w:val="clear" w:pos="4320"/>
        <w:tab w:val="clear" w:pos="8640"/>
        <w:tab w:val="right" w:pos="9000"/>
      </w:tabs>
      <w:spacing w:before="120" w:after="120"/>
      <w:ind w:right="360"/>
      <w:rPr>
        <w:color w:val="0000FF"/>
        <w:sz w:val="21"/>
        <w:szCs w:val="18"/>
        <w:lang w:eastAsia="zh-CN"/>
      </w:rPr>
    </w:pPr>
    <w:r w:rsidRPr="00E45B76">
      <w:rPr>
        <w:rStyle w:val="a6"/>
        <w:rFonts w:hAnsi="宋体"/>
        <w:sz w:val="21"/>
        <w:szCs w:val="18"/>
        <w:lang w:eastAsia="zh-CN"/>
      </w:rPr>
      <w:t>第</w:t>
    </w:r>
    <w:r w:rsidR="00B7544A" w:rsidRPr="00E45B76">
      <w:rPr>
        <w:rStyle w:val="a6"/>
        <w:sz w:val="21"/>
        <w:szCs w:val="18"/>
      </w:rPr>
      <w:fldChar w:fldCharType="begin"/>
    </w:r>
    <w:r w:rsidRPr="00E45B76">
      <w:rPr>
        <w:rStyle w:val="a6"/>
        <w:sz w:val="21"/>
        <w:szCs w:val="18"/>
        <w:lang w:eastAsia="zh-CN"/>
      </w:rPr>
      <w:instrText xml:space="preserve"> PAGE </w:instrText>
    </w:r>
    <w:r w:rsidR="00B7544A" w:rsidRPr="00E45B76">
      <w:rPr>
        <w:rStyle w:val="a6"/>
        <w:sz w:val="21"/>
        <w:szCs w:val="18"/>
      </w:rPr>
      <w:fldChar w:fldCharType="separate"/>
    </w:r>
    <w:r w:rsidR="009D4B8C">
      <w:rPr>
        <w:rStyle w:val="a6"/>
        <w:noProof/>
        <w:sz w:val="21"/>
        <w:szCs w:val="18"/>
        <w:lang w:eastAsia="zh-CN"/>
      </w:rPr>
      <w:t>7</w:t>
    </w:r>
    <w:r w:rsidR="00B7544A" w:rsidRPr="00E45B76">
      <w:rPr>
        <w:rStyle w:val="a6"/>
        <w:sz w:val="21"/>
        <w:szCs w:val="18"/>
      </w:rPr>
      <w:fldChar w:fldCharType="end"/>
    </w:r>
    <w:r w:rsidRPr="00E45B76">
      <w:rPr>
        <w:rStyle w:val="a6"/>
        <w:rFonts w:hAnsi="宋体"/>
        <w:sz w:val="21"/>
        <w:szCs w:val="18"/>
        <w:lang w:eastAsia="zh-CN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1334" w:rsidRDefault="00C71334" w:rsidP="006D33F5">
      <w:pPr>
        <w:spacing w:before="120" w:after="120"/>
      </w:pPr>
      <w:r>
        <w:separator/>
      </w:r>
    </w:p>
  </w:footnote>
  <w:footnote w:type="continuationSeparator" w:id="1">
    <w:p w:rsidR="00C71334" w:rsidRDefault="00C71334" w:rsidP="006D33F5">
      <w:pPr>
        <w:spacing w:before="120" w:after="1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47" o:spid="_x0000_s2067" type="#_x0000_t136" style="position:absolute;left:0;text-align:left;margin-left:0;margin-top:0;width:580pt;height:82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69" o:spid="_x0000_s2057" type="#_x0000_t136" style="position:absolute;left:0;text-align:left;margin-left:0;margin-top:0;width:580pt;height:82.85pt;rotation:315;z-index:-25166643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62" w:rsidRPr="007B58C6" w:rsidRDefault="00B7544A" w:rsidP="009D4B8C">
    <w:pPr>
      <w:spacing w:before="120" w:after="120"/>
      <w:jc w:val="both"/>
      <w:rPr>
        <w:lang w:eastAsia="zh-C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48" o:spid="_x0000_s2068" type="#_x0000_t136" style="position:absolute;left:0;text-align:left;margin-left:0;margin-top:0;width:580pt;height:82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46" o:spid="_x0000_s2066" type="#_x0000_t136" style="position:absolute;left:0;text-align:left;margin-left:0;margin-top:0;width:580pt;height:82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68" o:spid="_x0000_s2056" type="#_x0000_t136" style="position:absolute;left:0;text-align:left;margin-left:0;margin-top:0;width:580pt;height:82.85pt;rotation:315;z-index:-25166745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50" o:spid="_x0000_s2070" type="#_x0000_t136" style="position:absolute;left:0;text-align:left;margin-left:0;margin-top:0;width:580pt;height:82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2" o:spid="_x0000_s2060" type="#_x0000_t136" style="position:absolute;left:0;text-align:left;margin-left:0;margin-top:0;width:580pt;height:82.85pt;rotation:315;z-index:-25166438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pBdr>
        <w:bottom w:val="single" w:sz="6" w:space="4" w:color="auto"/>
      </w:pBdr>
      <w:spacing w:before="120" w:after="120"/>
      <w:jc w:val="both"/>
      <w:rPr>
        <w:lang w:eastAsia="zh-C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51" o:spid="_x0000_s2071" type="#_x0000_t136" style="position:absolute;left:0;text-align:left;margin-left:0;margin-top:0;width:580pt;height:82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0" o:spid="_x0000_s2065" type="#_x0000_t136" style="position:absolute;left:0;text-align:left;margin-left:0;margin-top:0;width:580pt;height:82.8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proofErr w:type="spellStart"/>
    <w:r w:rsidR="00DC3745" w:rsidRPr="00457691">
      <w:rPr>
        <w:color w:val="365F91"/>
        <w:sz w:val="21"/>
        <w:szCs w:val="21"/>
      </w:rPr>
      <w:t>J</w:t>
    </w:r>
    <w:r w:rsidR="00DC3745" w:rsidRPr="00457691">
      <w:rPr>
        <w:rFonts w:hint="eastAsia"/>
        <w:color w:val="365F91"/>
        <w:sz w:val="21"/>
        <w:szCs w:val="21"/>
      </w:rPr>
      <w:t>office</w:t>
    </w:r>
    <w:proofErr w:type="spellEnd"/>
    <w:r w:rsidR="00DC3745" w:rsidRPr="00457691">
      <w:rPr>
        <w:rFonts w:hint="eastAsia"/>
        <w:color w:val="365F91"/>
        <w:sz w:val="21"/>
        <w:szCs w:val="21"/>
        <w:lang w:eastAsia="zh-CN"/>
      </w:rPr>
      <w:t xml:space="preserve"> V</w:t>
    </w:r>
    <w:r w:rsidR="00DC3745" w:rsidRPr="00457691">
      <w:rPr>
        <w:rFonts w:hint="eastAsia"/>
        <w:color w:val="365F91"/>
        <w:sz w:val="21"/>
        <w:szCs w:val="21"/>
      </w:rPr>
      <w:t>2.</w:t>
    </w:r>
    <w:r w:rsidR="00DC3745" w:rsidRPr="00457691">
      <w:rPr>
        <w:rFonts w:hint="eastAsia"/>
        <w:color w:val="365F91"/>
        <w:sz w:val="21"/>
        <w:szCs w:val="21"/>
        <w:lang w:eastAsia="zh-CN"/>
      </w:rPr>
      <w:t>2</w:t>
    </w:r>
    <w:r w:rsidR="00345C2D">
      <w:rPr>
        <w:rFonts w:hint="eastAsia"/>
        <w:color w:val="365F91"/>
        <w:sz w:val="21"/>
        <w:szCs w:val="21"/>
        <w:lang w:eastAsia="zh-CN"/>
      </w:rPr>
      <w:t>.1</w:t>
    </w:r>
    <w:r w:rsidR="00DC3745" w:rsidRPr="00457691">
      <w:rPr>
        <w:rFonts w:hint="eastAsia"/>
        <w:color w:val="365F91"/>
        <w:sz w:val="21"/>
        <w:szCs w:val="21"/>
      </w:rPr>
      <w:t xml:space="preserve"> </w:t>
    </w:r>
    <w:r w:rsidR="00DC3745" w:rsidRPr="00457691">
      <w:rPr>
        <w:rFonts w:hint="eastAsia"/>
        <w:color w:val="365F91"/>
        <w:sz w:val="21"/>
        <w:szCs w:val="21"/>
        <w:lang w:eastAsia="zh-CN"/>
      </w:rPr>
      <w:t xml:space="preserve"> </w:t>
    </w:r>
    <w:r w:rsidR="00345C2D">
      <w:rPr>
        <w:rFonts w:hint="eastAsia"/>
        <w:color w:val="365F91"/>
        <w:sz w:val="21"/>
        <w:szCs w:val="21"/>
        <w:lang w:eastAsia="zh-CN"/>
      </w:rPr>
      <w:t>流水号生成设计</w:t>
    </w:r>
    <w:r w:rsidR="00DC3745">
      <w:rPr>
        <w:rFonts w:hint="eastAsia"/>
      </w:rPr>
      <w:t xml:space="preserve">                                           </w:t>
    </w:r>
    <w:r w:rsidR="00345C2D">
      <w:rPr>
        <w:rFonts w:hint="eastAsia"/>
        <w:lang w:eastAsia="zh-CN"/>
      </w:rPr>
      <w:t xml:space="preserve">       </w:t>
    </w:r>
    <w:r w:rsidR="0072772E">
      <w:rPr>
        <w:b/>
        <w:noProof/>
        <w:lang w:eastAsia="zh-CN"/>
      </w:rPr>
      <w:drawing>
        <wp:inline distT="0" distB="0" distL="0" distR="0">
          <wp:extent cx="1143000" cy="371475"/>
          <wp:effectExtent l="19050" t="0" r="0" b="0"/>
          <wp:docPr id="2" name="图片 17" descr="v-align-all-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7" descr="v-align-all-bi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pict>
        <v:shape id="PowerPlusWaterMarkObject24430773" o:spid="_x0000_s2061" type="#_x0000_t136" style="position:absolute;left:0;text-align:left;margin-left:0;margin-top:0;width:580pt;height:82.85pt;rotation:315;z-index:-25166336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49" o:spid="_x0000_s2069" type="#_x0000_t136" style="position:absolute;left:0;text-align:left;margin-left:0;margin-top:0;width:580pt;height:82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1" o:spid="_x0000_s2059" type="#_x0000_t136" style="position:absolute;left:0;text-align:left;margin-left:0;margin-top:0;width:580pt;height:82.85pt;rotation:315;z-index:-25166540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53" o:spid="_x0000_s2073" type="#_x0000_t136" style="position:absolute;left:0;text-align:left;margin-left:0;margin-top:0;width:580pt;height:82.8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5" o:spid="_x0000_s2063" type="#_x0000_t136" style="position:absolute;left:0;text-align:left;margin-left:0;margin-top:0;width:580pt;height:82.85pt;rotation:315;z-index:-25166131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62" w:rsidRPr="00457691" w:rsidRDefault="00B7544A" w:rsidP="00457691">
    <w:pPr>
      <w:pStyle w:val="a8"/>
      <w:spacing w:before="120" w:after="120"/>
      <w:jc w:val="both"/>
      <w:rPr>
        <w:lang w:eastAsia="zh-C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54" o:spid="_x0000_s2074" type="#_x0000_t136" style="position:absolute;left:0;text-align:left;margin-left:0;margin-top:0;width:580pt;height:82.8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6" o:spid="_x0000_s2064" type="#_x0000_t136" style="position:absolute;left:0;text-align:left;margin-left:0;margin-top:0;width:580pt;height:82.85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proofErr w:type="spellStart"/>
    <w:r w:rsidR="00580862" w:rsidRPr="00457691">
      <w:rPr>
        <w:color w:val="365F91"/>
        <w:sz w:val="21"/>
        <w:szCs w:val="21"/>
      </w:rPr>
      <w:t>J</w:t>
    </w:r>
    <w:r w:rsidR="00580862" w:rsidRPr="00457691">
      <w:rPr>
        <w:rFonts w:hint="eastAsia"/>
        <w:color w:val="365F91"/>
        <w:sz w:val="21"/>
        <w:szCs w:val="21"/>
      </w:rPr>
      <w:t>office</w:t>
    </w:r>
    <w:proofErr w:type="spellEnd"/>
    <w:r w:rsidR="00580862" w:rsidRPr="00457691">
      <w:rPr>
        <w:rFonts w:hint="eastAsia"/>
        <w:color w:val="365F91"/>
        <w:sz w:val="21"/>
        <w:szCs w:val="21"/>
        <w:lang w:eastAsia="zh-CN"/>
      </w:rPr>
      <w:t xml:space="preserve"> V</w:t>
    </w:r>
    <w:r w:rsidR="00580862" w:rsidRPr="00457691">
      <w:rPr>
        <w:rFonts w:hint="eastAsia"/>
        <w:color w:val="365F91"/>
        <w:sz w:val="21"/>
        <w:szCs w:val="21"/>
      </w:rPr>
      <w:t>2.</w:t>
    </w:r>
    <w:r w:rsidR="00580862" w:rsidRPr="00457691">
      <w:rPr>
        <w:rFonts w:hint="eastAsia"/>
        <w:color w:val="365F91"/>
        <w:sz w:val="21"/>
        <w:szCs w:val="21"/>
        <w:lang w:eastAsia="zh-CN"/>
      </w:rPr>
      <w:t>2</w:t>
    </w:r>
    <w:r w:rsidR="00345C2D">
      <w:rPr>
        <w:rFonts w:hint="eastAsia"/>
        <w:color w:val="365F91"/>
        <w:sz w:val="21"/>
        <w:szCs w:val="21"/>
        <w:lang w:eastAsia="zh-CN"/>
      </w:rPr>
      <w:t>流水号生成设计</w:t>
    </w:r>
    <w:r w:rsidR="00580862" w:rsidRPr="00457691">
      <w:rPr>
        <w:rFonts w:hint="eastAsia"/>
        <w:sz w:val="28"/>
        <w:szCs w:val="28"/>
      </w:rPr>
      <w:t xml:space="preserve">  </w:t>
    </w:r>
    <w:r w:rsidR="00580862">
      <w:rPr>
        <w:rFonts w:hint="eastAsia"/>
      </w:rPr>
      <w:t xml:space="preserve">                                             </w:t>
    </w:r>
    <w:r w:rsidR="00345C2D">
      <w:rPr>
        <w:rFonts w:hint="eastAsia"/>
        <w:lang w:eastAsia="zh-CN"/>
      </w:rPr>
      <w:t xml:space="preserve">      </w:t>
    </w:r>
    <w:r w:rsidR="0072772E">
      <w:rPr>
        <w:b/>
        <w:noProof/>
        <w:lang w:eastAsia="zh-CN"/>
      </w:rPr>
      <w:drawing>
        <wp:inline distT="0" distB="0" distL="0" distR="0">
          <wp:extent cx="1143000" cy="371475"/>
          <wp:effectExtent l="19050" t="0" r="0" b="0"/>
          <wp:docPr id="3" name="图片 17" descr="v-align-all-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7" descr="v-align-all-bi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745" w:rsidRDefault="00B7544A" w:rsidP="00DC3745">
    <w:pPr>
      <w:pStyle w:val="a8"/>
      <w:spacing w:before="120" w:after="1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56552" o:spid="_x0000_s2072" type="#_x0000_t136" style="position:absolute;left:0;text-align:left;margin-left:0;margin-top:0;width:580pt;height:82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  <w:r>
      <w:rPr>
        <w:noProof/>
      </w:rPr>
      <w:pict>
        <v:shape id="PowerPlusWaterMarkObject24430774" o:spid="_x0000_s2062" type="#_x0000_t136" style="position:absolute;left:0;text-align:left;margin-left:0;margin-top:0;width:580pt;height:82.85pt;rotation:315;z-index:-25166233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广州宏天OA软件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70FBE"/>
    <w:multiLevelType w:val="multilevel"/>
    <w:tmpl w:val="A3662C12"/>
    <w:lvl w:ilvl="0">
      <w:start w:val="1"/>
      <w:numFmt w:val="chineseCountingThousand"/>
      <w:pStyle w:val="a"/>
      <w:lvlText w:val="第%1章"/>
      <w:lvlJc w:val="center"/>
      <w:pPr>
        <w:tabs>
          <w:tab w:val="num" w:pos="0"/>
        </w:tabs>
        <w:ind w:left="0" w:firstLine="288"/>
      </w:pPr>
      <w:rPr>
        <w:rFonts w:ascii="Arial" w:hAnsi="Arial" w:hint="default"/>
        <w:b/>
        <w:i w:val="0"/>
        <w:sz w:val="36"/>
        <w:szCs w:val="36"/>
      </w:rPr>
    </w:lvl>
    <w:lvl w:ilvl="1">
      <w:start w:val="1"/>
      <w:numFmt w:val="decimal"/>
      <w:pStyle w:val="2660505"/>
      <w:isLgl/>
      <w:lvlText w:val="%1.%2"/>
      <w:lvlJc w:val="left"/>
      <w:pPr>
        <w:tabs>
          <w:tab w:val="num" w:pos="0"/>
        </w:tabs>
        <w:ind w:left="0" w:firstLine="0"/>
      </w:pPr>
      <w:rPr>
        <w:rFonts w:ascii="Times New Roman" w:eastAsia="黑体" w:hAnsi="Times New Roman" w:hint="default"/>
        <w:b w:val="0"/>
        <w:i w:val="0"/>
        <w:sz w:val="30"/>
        <w:szCs w:val="30"/>
      </w:rPr>
    </w:lvl>
    <w:lvl w:ilvl="2">
      <w:start w:val="1"/>
      <w:numFmt w:val="decimal"/>
      <w:pStyle w:val="366"/>
      <w:isLgl/>
      <w:lvlText w:val="%1.%2.%3"/>
      <w:lvlJc w:val="left"/>
      <w:pPr>
        <w:tabs>
          <w:tab w:val="num" w:pos="426"/>
        </w:tabs>
        <w:ind w:left="142" w:firstLine="284"/>
      </w:pPr>
      <w:rPr>
        <w:rFonts w:ascii="Times New Roman" w:eastAsia="黑体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num" w:pos="1134"/>
        </w:tabs>
        <w:ind w:left="0" w:firstLine="567"/>
      </w:pPr>
      <w:rPr>
        <w:rFonts w:ascii="Times New Roman" w:eastAsia="黑体" w:hAnsi="Times New Roman" w:cs="Times New Roman" w:hint="default"/>
        <w:b/>
        <w:i w:val="0"/>
        <w:sz w:val="24"/>
        <w:szCs w:val="24"/>
      </w:rPr>
    </w:lvl>
    <w:lvl w:ilvl="4">
      <w:start w:val="1"/>
      <w:numFmt w:val="decimal"/>
      <w:pStyle w:val="5"/>
      <w:isLgl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eastAsia="黑体" w:hAnsi="Times New Roman" w:hint="default"/>
        <w:b w:val="0"/>
        <w:i w:val="0"/>
        <w:sz w:val="24"/>
        <w:szCs w:val="24"/>
      </w:rPr>
    </w:lvl>
    <w:lvl w:ilvl="5">
      <w:start w:val="1"/>
      <w:numFmt w:val="decimal"/>
      <w:pStyle w:val="6"/>
      <w:isLgl/>
      <w:lvlText w:val="%1.%2.%3.%4.%5.%6"/>
      <w:lvlJc w:val="left"/>
      <w:pPr>
        <w:tabs>
          <w:tab w:val="num" w:pos="-2160"/>
        </w:tabs>
        <w:ind w:left="0" w:firstLine="0"/>
      </w:pPr>
      <w:rPr>
        <w:rFonts w:ascii="Times New Roman" w:eastAsia="黑体" w:hAnsi="Times New Roman" w:hint="default"/>
        <w:b w:val="0"/>
        <w:i w:val="0"/>
        <w:sz w:val="24"/>
        <w:szCs w:val="24"/>
      </w:rPr>
    </w:lvl>
    <w:lvl w:ilvl="6">
      <w:start w:val="1"/>
      <w:numFmt w:val="decimal"/>
      <w:isLgl/>
      <w:lvlText w:val="%1.%2.%3.%4.%5.%6.%7"/>
      <w:lvlJc w:val="left"/>
      <w:pPr>
        <w:tabs>
          <w:tab w:val="num" w:pos="-2160"/>
        </w:tabs>
        <w:ind w:left="0" w:firstLine="0"/>
      </w:pPr>
      <w:rPr>
        <w:rFonts w:ascii="Times New Roman" w:hAnsi="Times New Roman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2160"/>
        </w:tabs>
        <w:ind w:left="0" w:firstLine="0"/>
      </w:pPr>
      <w:rPr>
        <w:rFonts w:ascii="Times New Roman" w:hAnsi="Times New Roman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2160"/>
        </w:tabs>
        <w:ind w:left="0" w:firstLine="0"/>
      </w:pPr>
      <w:rPr>
        <w:rFonts w:ascii="Times New Roman" w:hAnsi="Times New Roman" w:hint="default"/>
        <w:sz w:val="24"/>
      </w:rPr>
    </w:lvl>
  </w:abstractNum>
  <w:abstractNum w:abstractNumId="1">
    <w:nsid w:val="56DA3961"/>
    <w:multiLevelType w:val="multilevel"/>
    <w:tmpl w:val="CDEC91C2"/>
    <w:lvl w:ilvl="0">
      <w:start w:val="1"/>
      <w:numFmt w:val="chineseCountingThousand"/>
      <w:lvlText w:val="第%1章"/>
      <w:lvlJc w:val="center"/>
      <w:pPr>
        <w:tabs>
          <w:tab w:val="num" w:pos="288"/>
        </w:tabs>
        <w:ind w:left="288" w:firstLine="0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288"/>
        </w:tabs>
        <w:ind w:left="288" w:firstLine="0"/>
      </w:pPr>
      <w:rPr>
        <w:rFonts w:ascii="Times New Roman" w:eastAsia="黑体" w:hAnsi="Times New Roman" w:hint="default"/>
        <w:b w:val="0"/>
        <w:i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tabs>
          <w:tab w:val="num" w:pos="288"/>
        </w:tabs>
        <w:ind w:left="288" w:firstLine="0"/>
      </w:pPr>
      <w:rPr>
        <w:rFonts w:cs="Times New Roman"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isLgl/>
      <w:lvlText w:val="%1.%2.%3.%4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288"/>
        </w:tabs>
        <w:ind w:left="288" w:firstLine="0"/>
      </w:pPr>
      <w:rPr>
        <w:rFonts w:ascii="Times New Roman" w:hAnsi="Times New Roman" w:hint="default"/>
        <w:sz w:val="24"/>
      </w:rPr>
    </w:lvl>
  </w:abstractNum>
  <w:abstractNum w:abstractNumId="2">
    <w:nsid w:val="66867F99"/>
    <w:multiLevelType w:val="multilevel"/>
    <w:tmpl w:val="A9D84AC8"/>
    <w:lvl w:ilvl="0">
      <w:start w:val="1"/>
      <w:numFmt w:val="decimal"/>
      <w:pStyle w:val="1"/>
      <w:lvlText w:val="附录%1："/>
      <w:lvlJc w:val="left"/>
      <w:pPr>
        <w:tabs>
          <w:tab w:val="num" w:pos="0"/>
        </w:tabs>
        <w:ind w:left="0" w:firstLine="0"/>
      </w:pPr>
      <w:rPr>
        <w:rFonts w:ascii="Arial" w:eastAsia="黑体" w:hAnsi="Arial" w:hint="default"/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ascii="Times New Roman" w:eastAsia="黑体" w:hAnsi="Times New Roman" w:hint="default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</w:abstractNum>
  <w:abstractNum w:abstractNumId="3">
    <w:nsid w:val="7E83414D"/>
    <w:multiLevelType w:val="hybridMultilevel"/>
    <w:tmpl w:val="B9628216"/>
    <w:lvl w:ilvl="0" w:tplc="FFFFFFFF">
      <w:start w:val="1"/>
      <w:numFmt w:val="decimal"/>
      <w:lvlText w:val="%1．"/>
      <w:lvlJc w:val="left"/>
      <w:pPr>
        <w:tabs>
          <w:tab w:val="num" w:pos="1275"/>
        </w:tabs>
        <w:ind w:left="1275" w:hanging="85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00"/>
        </w:tabs>
        <w:ind w:left="120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20"/>
        </w:tabs>
        <w:ind w:left="162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040"/>
        </w:tabs>
        <w:ind w:left="204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460"/>
        </w:tabs>
        <w:ind w:left="246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880"/>
        </w:tabs>
        <w:ind w:left="288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00"/>
        </w:tabs>
        <w:ind w:left="330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20"/>
        </w:tabs>
        <w:ind w:left="3720" w:hanging="42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3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hideSpellingErrors/>
  <w:hideGrammaticalErrors/>
  <w:activeWritingStyle w:appName="MSWord" w:lang="zh-CN" w:vendorID="64" w:dllVersion="131077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proofState w:spelling="clean" w:grammar="clean"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5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22A0"/>
    <w:rsid w:val="0000529A"/>
    <w:rsid w:val="00005F87"/>
    <w:rsid w:val="0000747B"/>
    <w:rsid w:val="000137AC"/>
    <w:rsid w:val="000162A5"/>
    <w:rsid w:val="00016936"/>
    <w:rsid w:val="000216C3"/>
    <w:rsid w:val="00025B53"/>
    <w:rsid w:val="000342FE"/>
    <w:rsid w:val="00035EC0"/>
    <w:rsid w:val="00036516"/>
    <w:rsid w:val="000373C1"/>
    <w:rsid w:val="00037953"/>
    <w:rsid w:val="00046CBB"/>
    <w:rsid w:val="00056040"/>
    <w:rsid w:val="0006236C"/>
    <w:rsid w:val="0006350B"/>
    <w:rsid w:val="00067564"/>
    <w:rsid w:val="0006761D"/>
    <w:rsid w:val="000713DF"/>
    <w:rsid w:val="00077167"/>
    <w:rsid w:val="00077429"/>
    <w:rsid w:val="000807F9"/>
    <w:rsid w:val="000832D2"/>
    <w:rsid w:val="00086045"/>
    <w:rsid w:val="0009465A"/>
    <w:rsid w:val="0009495B"/>
    <w:rsid w:val="000B3684"/>
    <w:rsid w:val="000B3ED1"/>
    <w:rsid w:val="000C4436"/>
    <w:rsid w:val="000C7CFA"/>
    <w:rsid w:val="000D1770"/>
    <w:rsid w:val="000D2616"/>
    <w:rsid w:val="000D45ED"/>
    <w:rsid w:val="000D5960"/>
    <w:rsid w:val="000E2186"/>
    <w:rsid w:val="000E2472"/>
    <w:rsid w:val="000F0A32"/>
    <w:rsid w:val="000F0E8B"/>
    <w:rsid w:val="000F7175"/>
    <w:rsid w:val="0010292B"/>
    <w:rsid w:val="00104AE5"/>
    <w:rsid w:val="001144E0"/>
    <w:rsid w:val="00121726"/>
    <w:rsid w:val="00121E88"/>
    <w:rsid w:val="001221A9"/>
    <w:rsid w:val="00122999"/>
    <w:rsid w:val="00127EF6"/>
    <w:rsid w:val="00130FA5"/>
    <w:rsid w:val="00131B65"/>
    <w:rsid w:val="00133AC0"/>
    <w:rsid w:val="0013761A"/>
    <w:rsid w:val="001444DF"/>
    <w:rsid w:val="00151851"/>
    <w:rsid w:val="00157AEA"/>
    <w:rsid w:val="00163D2D"/>
    <w:rsid w:val="00165066"/>
    <w:rsid w:val="00171CDD"/>
    <w:rsid w:val="00173E42"/>
    <w:rsid w:val="00174654"/>
    <w:rsid w:val="001765C8"/>
    <w:rsid w:val="001840C7"/>
    <w:rsid w:val="001868D9"/>
    <w:rsid w:val="00196FCE"/>
    <w:rsid w:val="00197E48"/>
    <w:rsid w:val="001A0358"/>
    <w:rsid w:val="001A230F"/>
    <w:rsid w:val="001A5A7C"/>
    <w:rsid w:val="001A5E1A"/>
    <w:rsid w:val="001B1A1A"/>
    <w:rsid w:val="001B1E95"/>
    <w:rsid w:val="001B6EDD"/>
    <w:rsid w:val="001C60F6"/>
    <w:rsid w:val="001D3D16"/>
    <w:rsid w:val="001E0A2D"/>
    <w:rsid w:val="001E7934"/>
    <w:rsid w:val="001F29B1"/>
    <w:rsid w:val="001F58D8"/>
    <w:rsid w:val="001F728E"/>
    <w:rsid w:val="002052C3"/>
    <w:rsid w:val="00206053"/>
    <w:rsid w:val="00212004"/>
    <w:rsid w:val="00214646"/>
    <w:rsid w:val="00222D8F"/>
    <w:rsid w:val="00226422"/>
    <w:rsid w:val="00232D60"/>
    <w:rsid w:val="002340CD"/>
    <w:rsid w:val="00240949"/>
    <w:rsid w:val="0025453A"/>
    <w:rsid w:val="00255807"/>
    <w:rsid w:val="00266B26"/>
    <w:rsid w:val="00273820"/>
    <w:rsid w:val="00273D44"/>
    <w:rsid w:val="00275C89"/>
    <w:rsid w:val="0028083A"/>
    <w:rsid w:val="00280B7D"/>
    <w:rsid w:val="00280BFA"/>
    <w:rsid w:val="00281A2C"/>
    <w:rsid w:val="0029010C"/>
    <w:rsid w:val="002913D8"/>
    <w:rsid w:val="0029177F"/>
    <w:rsid w:val="002951F2"/>
    <w:rsid w:val="00297040"/>
    <w:rsid w:val="002A1669"/>
    <w:rsid w:val="002A16B7"/>
    <w:rsid w:val="002A1875"/>
    <w:rsid w:val="002A29B7"/>
    <w:rsid w:val="002A2EEA"/>
    <w:rsid w:val="002A345E"/>
    <w:rsid w:val="002A362D"/>
    <w:rsid w:val="002A6A9B"/>
    <w:rsid w:val="002B3834"/>
    <w:rsid w:val="002B4014"/>
    <w:rsid w:val="002B7611"/>
    <w:rsid w:val="002B795B"/>
    <w:rsid w:val="002D0B47"/>
    <w:rsid w:val="002F00AA"/>
    <w:rsid w:val="002F3E91"/>
    <w:rsid w:val="002F57E8"/>
    <w:rsid w:val="002F64C6"/>
    <w:rsid w:val="002F7334"/>
    <w:rsid w:val="002F7F01"/>
    <w:rsid w:val="003002D0"/>
    <w:rsid w:val="00301D74"/>
    <w:rsid w:val="003040A4"/>
    <w:rsid w:val="003201E0"/>
    <w:rsid w:val="00321BAD"/>
    <w:rsid w:val="00322775"/>
    <w:rsid w:val="00322D7C"/>
    <w:rsid w:val="003239C7"/>
    <w:rsid w:val="00324CB7"/>
    <w:rsid w:val="00324F2C"/>
    <w:rsid w:val="003267C4"/>
    <w:rsid w:val="00331311"/>
    <w:rsid w:val="003325E2"/>
    <w:rsid w:val="00345650"/>
    <w:rsid w:val="00345C2D"/>
    <w:rsid w:val="003504CE"/>
    <w:rsid w:val="00350E7D"/>
    <w:rsid w:val="003540D8"/>
    <w:rsid w:val="00357337"/>
    <w:rsid w:val="003577B1"/>
    <w:rsid w:val="0035788A"/>
    <w:rsid w:val="00362AC9"/>
    <w:rsid w:val="00366C1F"/>
    <w:rsid w:val="003870AC"/>
    <w:rsid w:val="00390E91"/>
    <w:rsid w:val="003926B9"/>
    <w:rsid w:val="00394945"/>
    <w:rsid w:val="00396D4F"/>
    <w:rsid w:val="003A18E5"/>
    <w:rsid w:val="003A2F9C"/>
    <w:rsid w:val="003A652C"/>
    <w:rsid w:val="003A6D09"/>
    <w:rsid w:val="003B5EC4"/>
    <w:rsid w:val="003C41C1"/>
    <w:rsid w:val="003C482C"/>
    <w:rsid w:val="003C790E"/>
    <w:rsid w:val="003D0AC9"/>
    <w:rsid w:val="003D1B4E"/>
    <w:rsid w:val="003D3168"/>
    <w:rsid w:val="003D3AAD"/>
    <w:rsid w:val="003D3B63"/>
    <w:rsid w:val="003D5CCC"/>
    <w:rsid w:val="003E12AA"/>
    <w:rsid w:val="003E5D77"/>
    <w:rsid w:val="003E6F72"/>
    <w:rsid w:val="003F0BC9"/>
    <w:rsid w:val="003F106C"/>
    <w:rsid w:val="003F42DA"/>
    <w:rsid w:val="003F5643"/>
    <w:rsid w:val="00400621"/>
    <w:rsid w:val="00404A09"/>
    <w:rsid w:val="00416639"/>
    <w:rsid w:val="00420775"/>
    <w:rsid w:val="004210A9"/>
    <w:rsid w:val="00421AD5"/>
    <w:rsid w:val="00422C5B"/>
    <w:rsid w:val="0043485C"/>
    <w:rsid w:val="00442209"/>
    <w:rsid w:val="00442849"/>
    <w:rsid w:val="00446671"/>
    <w:rsid w:val="0045762C"/>
    <w:rsid w:val="00457691"/>
    <w:rsid w:val="00467259"/>
    <w:rsid w:val="0047324E"/>
    <w:rsid w:val="00475203"/>
    <w:rsid w:val="00483554"/>
    <w:rsid w:val="00483AEB"/>
    <w:rsid w:val="00484040"/>
    <w:rsid w:val="0048668C"/>
    <w:rsid w:val="0048733E"/>
    <w:rsid w:val="00487DC3"/>
    <w:rsid w:val="00487DC4"/>
    <w:rsid w:val="004919CD"/>
    <w:rsid w:val="00494185"/>
    <w:rsid w:val="004A3A8D"/>
    <w:rsid w:val="004A69CB"/>
    <w:rsid w:val="004B2249"/>
    <w:rsid w:val="004B38B0"/>
    <w:rsid w:val="004B411E"/>
    <w:rsid w:val="004C0E63"/>
    <w:rsid w:val="004C70DB"/>
    <w:rsid w:val="004D4B54"/>
    <w:rsid w:val="004E54F1"/>
    <w:rsid w:val="004E615B"/>
    <w:rsid w:val="004E7F6A"/>
    <w:rsid w:val="004F0945"/>
    <w:rsid w:val="004F3C82"/>
    <w:rsid w:val="00500532"/>
    <w:rsid w:val="00510FAF"/>
    <w:rsid w:val="00512E55"/>
    <w:rsid w:val="0051441B"/>
    <w:rsid w:val="005145F9"/>
    <w:rsid w:val="0051520B"/>
    <w:rsid w:val="00516027"/>
    <w:rsid w:val="005230AC"/>
    <w:rsid w:val="00534C17"/>
    <w:rsid w:val="00552D0A"/>
    <w:rsid w:val="005549BD"/>
    <w:rsid w:val="00555657"/>
    <w:rsid w:val="00562537"/>
    <w:rsid w:val="00564DF9"/>
    <w:rsid w:val="00565343"/>
    <w:rsid w:val="005666C0"/>
    <w:rsid w:val="00571A77"/>
    <w:rsid w:val="00573ABA"/>
    <w:rsid w:val="0057560B"/>
    <w:rsid w:val="00577EF6"/>
    <w:rsid w:val="00580862"/>
    <w:rsid w:val="00594889"/>
    <w:rsid w:val="005A1CBB"/>
    <w:rsid w:val="005A23E9"/>
    <w:rsid w:val="005A2468"/>
    <w:rsid w:val="005B1F8E"/>
    <w:rsid w:val="005B31BF"/>
    <w:rsid w:val="005B3913"/>
    <w:rsid w:val="005C173D"/>
    <w:rsid w:val="005C1860"/>
    <w:rsid w:val="005C3FFE"/>
    <w:rsid w:val="005C7191"/>
    <w:rsid w:val="005C75A7"/>
    <w:rsid w:val="005D283E"/>
    <w:rsid w:val="005D36D6"/>
    <w:rsid w:val="005D45B5"/>
    <w:rsid w:val="005E3AE4"/>
    <w:rsid w:val="005F14BA"/>
    <w:rsid w:val="005F46AC"/>
    <w:rsid w:val="00600DE1"/>
    <w:rsid w:val="006101A4"/>
    <w:rsid w:val="00610707"/>
    <w:rsid w:val="00610E98"/>
    <w:rsid w:val="006122A0"/>
    <w:rsid w:val="00615688"/>
    <w:rsid w:val="00615FF9"/>
    <w:rsid w:val="00621B54"/>
    <w:rsid w:val="00622FFE"/>
    <w:rsid w:val="00631C43"/>
    <w:rsid w:val="006350D7"/>
    <w:rsid w:val="0064524B"/>
    <w:rsid w:val="00645345"/>
    <w:rsid w:val="006477A4"/>
    <w:rsid w:val="00647D5A"/>
    <w:rsid w:val="006518C4"/>
    <w:rsid w:val="00654012"/>
    <w:rsid w:val="00654135"/>
    <w:rsid w:val="0065646E"/>
    <w:rsid w:val="0066545C"/>
    <w:rsid w:val="00667F90"/>
    <w:rsid w:val="00671F6D"/>
    <w:rsid w:val="00673518"/>
    <w:rsid w:val="00681358"/>
    <w:rsid w:val="00682B08"/>
    <w:rsid w:val="00685176"/>
    <w:rsid w:val="00692F42"/>
    <w:rsid w:val="00693F9E"/>
    <w:rsid w:val="006956AD"/>
    <w:rsid w:val="00696628"/>
    <w:rsid w:val="00697D42"/>
    <w:rsid w:val="006A35D6"/>
    <w:rsid w:val="006A5B9C"/>
    <w:rsid w:val="006B40E3"/>
    <w:rsid w:val="006B70C9"/>
    <w:rsid w:val="006C09BB"/>
    <w:rsid w:val="006C59CD"/>
    <w:rsid w:val="006C6EE3"/>
    <w:rsid w:val="006D1F0E"/>
    <w:rsid w:val="006D27D7"/>
    <w:rsid w:val="006D3244"/>
    <w:rsid w:val="006D33F5"/>
    <w:rsid w:val="006E3180"/>
    <w:rsid w:val="006E6117"/>
    <w:rsid w:val="006E6CFC"/>
    <w:rsid w:val="00714CE2"/>
    <w:rsid w:val="00715319"/>
    <w:rsid w:val="0072154F"/>
    <w:rsid w:val="0072772E"/>
    <w:rsid w:val="00727ADF"/>
    <w:rsid w:val="007317AC"/>
    <w:rsid w:val="00734A14"/>
    <w:rsid w:val="00740478"/>
    <w:rsid w:val="007412E3"/>
    <w:rsid w:val="00745EF3"/>
    <w:rsid w:val="007478DF"/>
    <w:rsid w:val="007503C7"/>
    <w:rsid w:val="0075349F"/>
    <w:rsid w:val="00754B62"/>
    <w:rsid w:val="00762D73"/>
    <w:rsid w:val="007712A7"/>
    <w:rsid w:val="007714FD"/>
    <w:rsid w:val="00776037"/>
    <w:rsid w:val="007803C0"/>
    <w:rsid w:val="00783029"/>
    <w:rsid w:val="00785E1E"/>
    <w:rsid w:val="00790CE9"/>
    <w:rsid w:val="007935AC"/>
    <w:rsid w:val="00795203"/>
    <w:rsid w:val="007A4AF1"/>
    <w:rsid w:val="007A5E58"/>
    <w:rsid w:val="007B1E27"/>
    <w:rsid w:val="007B238C"/>
    <w:rsid w:val="007B48BA"/>
    <w:rsid w:val="007B58C6"/>
    <w:rsid w:val="007B7715"/>
    <w:rsid w:val="007B7C9D"/>
    <w:rsid w:val="007C00FE"/>
    <w:rsid w:val="007C613D"/>
    <w:rsid w:val="007D254F"/>
    <w:rsid w:val="007D32B1"/>
    <w:rsid w:val="007D7ABE"/>
    <w:rsid w:val="007E3280"/>
    <w:rsid w:val="007E4AC5"/>
    <w:rsid w:val="007E4B16"/>
    <w:rsid w:val="007E532D"/>
    <w:rsid w:val="007E5E04"/>
    <w:rsid w:val="007F6223"/>
    <w:rsid w:val="00807288"/>
    <w:rsid w:val="00815299"/>
    <w:rsid w:val="00815679"/>
    <w:rsid w:val="0082163A"/>
    <w:rsid w:val="008217F1"/>
    <w:rsid w:val="00822707"/>
    <w:rsid w:val="0082312C"/>
    <w:rsid w:val="0082436D"/>
    <w:rsid w:val="00831A79"/>
    <w:rsid w:val="008335D2"/>
    <w:rsid w:val="00843D34"/>
    <w:rsid w:val="00846320"/>
    <w:rsid w:val="008475E8"/>
    <w:rsid w:val="0085147F"/>
    <w:rsid w:val="008538D0"/>
    <w:rsid w:val="008560C8"/>
    <w:rsid w:val="008617C7"/>
    <w:rsid w:val="00871678"/>
    <w:rsid w:val="00876427"/>
    <w:rsid w:val="00876BA5"/>
    <w:rsid w:val="008835D6"/>
    <w:rsid w:val="00890210"/>
    <w:rsid w:val="0089055A"/>
    <w:rsid w:val="00894EEB"/>
    <w:rsid w:val="008952CD"/>
    <w:rsid w:val="008A303F"/>
    <w:rsid w:val="008A4B0D"/>
    <w:rsid w:val="008A764D"/>
    <w:rsid w:val="008B0B8E"/>
    <w:rsid w:val="008B14B5"/>
    <w:rsid w:val="008B5509"/>
    <w:rsid w:val="008D0F42"/>
    <w:rsid w:val="008D0F57"/>
    <w:rsid w:val="008D40CA"/>
    <w:rsid w:val="008D47E8"/>
    <w:rsid w:val="008D4A4B"/>
    <w:rsid w:val="008E40F7"/>
    <w:rsid w:val="008E51B0"/>
    <w:rsid w:val="008E67FB"/>
    <w:rsid w:val="008F106E"/>
    <w:rsid w:val="008F2A28"/>
    <w:rsid w:val="008F7356"/>
    <w:rsid w:val="009053D9"/>
    <w:rsid w:val="00906057"/>
    <w:rsid w:val="00912450"/>
    <w:rsid w:val="009146C9"/>
    <w:rsid w:val="009245E0"/>
    <w:rsid w:val="009347A5"/>
    <w:rsid w:val="009372AA"/>
    <w:rsid w:val="00940D86"/>
    <w:rsid w:val="00941B7E"/>
    <w:rsid w:val="00943978"/>
    <w:rsid w:val="009524DF"/>
    <w:rsid w:val="009532C4"/>
    <w:rsid w:val="0095345F"/>
    <w:rsid w:val="00954330"/>
    <w:rsid w:val="0096429B"/>
    <w:rsid w:val="00964B82"/>
    <w:rsid w:val="00974340"/>
    <w:rsid w:val="00980B98"/>
    <w:rsid w:val="009A1F19"/>
    <w:rsid w:val="009A3117"/>
    <w:rsid w:val="009A491A"/>
    <w:rsid w:val="009B0E41"/>
    <w:rsid w:val="009B346E"/>
    <w:rsid w:val="009B3D33"/>
    <w:rsid w:val="009C0421"/>
    <w:rsid w:val="009C0874"/>
    <w:rsid w:val="009C3E51"/>
    <w:rsid w:val="009C5A25"/>
    <w:rsid w:val="009D123B"/>
    <w:rsid w:val="009D4B8C"/>
    <w:rsid w:val="009D4D5A"/>
    <w:rsid w:val="009D6AC9"/>
    <w:rsid w:val="009D7BA2"/>
    <w:rsid w:val="009F79D2"/>
    <w:rsid w:val="009F7A93"/>
    <w:rsid w:val="009F7DF7"/>
    <w:rsid w:val="00A11675"/>
    <w:rsid w:val="00A12BA0"/>
    <w:rsid w:val="00A13063"/>
    <w:rsid w:val="00A130CF"/>
    <w:rsid w:val="00A13E70"/>
    <w:rsid w:val="00A15433"/>
    <w:rsid w:val="00A20C14"/>
    <w:rsid w:val="00A33FB7"/>
    <w:rsid w:val="00A3457A"/>
    <w:rsid w:val="00A42651"/>
    <w:rsid w:val="00A43DF2"/>
    <w:rsid w:val="00A44069"/>
    <w:rsid w:val="00A453CA"/>
    <w:rsid w:val="00A45E90"/>
    <w:rsid w:val="00A51EA6"/>
    <w:rsid w:val="00A52032"/>
    <w:rsid w:val="00A742E8"/>
    <w:rsid w:val="00A97BD8"/>
    <w:rsid w:val="00AA594E"/>
    <w:rsid w:val="00AA7D66"/>
    <w:rsid w:val="00AB1F06"/>
    <w:rsid w:val="00AB2E77"/>
    <w:rsid w:val="00AB4785"/>
    <w:rsid w:val="00AB509F"/>
    <w:rsid w:val="00AC13E5"/>
    <w:rsid w:val="00AC1FEB"/>
    <w:rsid w:val="00AC39E8"/>
    <w:rsid w:val="00AC3ABE"/>
    <w:rsid w:val="00AC6EC0"/>
    <w:rsid w:val="00AD02ED"/>
    <w:rsid w:val="00AD2670"/>
    <w:rsid w:val="00AD5A5B"/>
    <w:rsid w:val="00AF68E7"/>
    <w:rsid w:val="00B036A1"/>
    <w:rsid w:val="00B04060"/>
    <w:rsid w:val="00B071A4"/>
    <w:rsid w:val="00B07317"/>
    <w:rsid w:val="00B13C96"/>
    <w:rsid w:val="00B15AE5"/>
    <w:rsid w:val="00B252BA"/>
    <w:rsid w:val="00B27504"/>
    <w:rsid w:val="00B30269"/>
    <w:rsid w:val="00B3028D"/>
    <w:rsid w:val="00B322E7"/>
    <w:rsid w:val="00B346CF"/>
    <w:rsid w:val="00B371F8"/>
    <w:rsid w:val="00B42A71"/>
    <w:rsid w:val="00B5306E"/>
    <w:rsid w:val="00B567C4"/>
    <w:rsid w:val="00B64227"/>
    <w:rsid w:val="00B70F37"/>
    <w:rsid w:val="00B74645"/>
    <w:rsid w:val="00B7544A"/>
    <w:rsid w:val="00B836FF"/>
    <w:rsid w:val="00B83D62"/>
    <w:rsid w:val="00B90CE8"/>
    <w:rsid w:val="00B91973"/>
    <w:rsid w:val="00B950BC"/>
    <w:rsid w:val="00BB4582"/>
    <w:rsid w:val="00BC253D"/>
    <w:rsid w:val="00BC5062"/>
    <w:rsid w:val="00BC5C3C"/>
    <w:rsid w:val="00BD1E48"/>
    <w:rsid w:val="00BD3E28"/>
    <w:rsid w:val="00BE7427"/>
    <w:rsid w:val="00BF3AD6"/>
    <w:rsid w:val="00BF41EE"/>
    <w:rsid w:val="00BF522A"/>
    <w:rsid w:val="00BF6E2B"/>
    <w:rsid w:val="00C00373"/>
    <w:rsid w:val="00C02CFC"/>
    <w:rsid w:val="00C07BFD"/>
    <w:rsid w:val="00C14C05"/>
    <w:rsid w:val="00C21696"/>
    <w:rsid w:val="00C21B10"/>
    <w:rsid w:val="00C22056"/>
    <w:rsid w:val="00C3225C"/>
    <w:rsid w:val="00C327F3"/>
    <w:rsid w:val="00C33110"/>
    <w:rsid w:val="00C340AC"/>
    <w:rsid w:val="00C56AE5"/>
    <w:rsid w:val="00C60A3A"/>
    <w:rsid w:val="00C620F1"/>
    <w:rsid w:val="00C62507"/>
    <w:rsid w:val="00C627A9"/>
    <w:rsid w:val="00C63ABC"/>
    <w:rsid w:val="00C6561D"/>
    <w:rsid w:val="00C65720"/>
    <w:rsid w:val="00C65ABC"/>
    <w:rsid w:val="00C703B5"/>
    <w:rsid w:val="00C71334"/>
    <w:rsid w:val="00C7216F"/>
    <w:rsid w:val="00C733C1"/>
    <w:rsid w:val="00C74079"/>
    <w:rsid w:val="00C74E60"/>
    <w:rsid w:val="00C807BA"/>
    <w:rsid w:val="00C82039"/>
    <w:rsid w:val="00C848EA"/>
    <w:rsid w:val="00C85CB1"/>
    <w:rsid w:val="00C95714"/>
    <w:rsid w:val="00CA3031"/>
    <w:rsid w:val="00CA4D2E"/>
    <w:rsid w:val="00CB0D1B"/>
    <w:rsid w:val="00CC70C6"/>
    <w:rsid w:val="00CD0141"/>
    <w:rsid w:val="00CD23E4"/>
    <w:rsid w:val="00CD3B8D"/>
    <w:rsid w:val="00CD4EB7"/>
    <w:rsid w:val="00CE0AB4"/>
    <w:rsid w:val="00CE15CE"/>
    <w:rsid w:val="00CF10DA"/>
    <w:rsid w:val="00CF21D8"/>
    <w:rsid w:val="00CF2CFC"/>
    <w:rsid w:val="00CF66C6"/>
    <w:rsid w:val="00CF7B19"/>
    <w:rsid w:val="00D01DA3"/>
    <w:rsid w:val="00D04929"/>
    <w:rsid w:val="00D1099C"/>
    <w:rsid w:val="00D14A5C"/>
    <w:rsid w:val="00D160C5"/>
    <w:rsid w:val="00D1677A"/>
    <w:rsid w:val="00D17082"/>
    <w:rsid w:val="00D20228"/>
    <w:rsid w:val="00D21EA1"/>
    <w:rsid w:val="00D232DC"/>
    <w:rsid w:val="00D37DFE"/>
    <w:rsid w:val="00D41644"/>
    <w:rsid w:val="00D441F8"/>
    <w:rsid w:val="00D45F29"/>
    <w:rsid w:val="00D568B9"/>
    <w:rsid w:val="00D636FA"/>
    <w:rsid w:val="00D65396"/>
    <w:rsid w:val="00D66C2F"/>
    <w:rsid w:val="00D72367"/>
    <w:rsid w:val="00D749A7"/>
    <w:rsid w:val="00D7682F"/>
    <w:rsid w:val="00D80E21"/>
    <w:rsid w:val="00D80F3C"/>
    <w:rsid w:val="00D85A90"/>
    <w:rsid w:val="00D86CFE"/>
    <w:rsid w:val="00D9064A"/>
    <w:rsid w:val="00D95516"/>
    <w:rsid w:val="00D95936"/>
    <w:rsid w:val="00D97807"/>
    <w:rsid w:val="00DA3A8B"/>
    <w:rsid w:val="00DA43DB"/>
    <w:rsid w:val="00DA482D"/>
    <w:rsid w:val="00DA4D13"/>
    <w:rsid w:val="00DA6371"/>
    <w:rsid w:val="00DB1200"/>
    <w:rsid w:val="00DC0B1F"/>
    <w:rsid w:val="00DC3745"/>
    <w:rsid w:val="00DC45AD"/>
    <w:rsid w:val="00DD24CC"/>
    <w:rsid w:val="00DD3F0F"/>
    <w:rsid w:val="00DD5492"/>
    <w:rsid w:val="00DF444A"/>
    <w:rsid w:val="00DF5D49"/>
    <w:rsid w:val="00DF5DC9"/>
    <w:rsid w:val="00E00965"/>
    <w:rsid w:val="00E06A44"/>
    <w:rsid w:val="00E10257"/>
    <w:rsid w:val="00E121AF"/>
    <w:rsid w:val="00E17604"/>
    <w:rsid w:val="00E206D0"/>
    <w:rsid w:val="00E21879"/>
    <w:rsid w:val="00E231E5"/>
    <w:rsid w:val="00E2434A"/>
    <w:rsid w:val="00E260F7"/>
    <w:rsid w:val="00E32124"/>
    <w:rsid w:val="00E35FDF"/>
    <w:rsid w:val="00E45B76"/>
    <w:rsid w:val="00E50D05"/>
    <w:rsid w:val="00E57678"/>
    <w:rsid w:val="00E64F95"/>
    <w:rsid w:val="00E66226"/>
    <w:rsid w:val="00E707C7"/>
    <w:rsid w:val="00E7225B"/>
    <w:rsid w:val="00E7579F"/>
    <w:rsid w:val="00E77ACD"/>
    <w:rsid w:val="00E801F8"/>
    <w:rsid w:val="00E815D0"/>
    <w:rsid w:val="00E850F2"/>
    <w:rsid w:val="00E86852"/>
    <w:rsid w:val="00E8706C"/>
    <w:rsid w:val="00E93AA6"/>
    <w:rsid w:val="00E95677"/>
    <w:rsid w:val="00E97FAB"/>
    <w:rsid w:val="00EB1D00"/>
    <w:rsid w:val="00EB36CD"/>
    <w:rsid w:val="00EB5A2A"/>
    <w:rsid w:val="00EC09BD"/>
    <w:rsid w:val="00EC6454"/>
    <w:rsid w:val="00EC6D07"/>
    <w:rsid w:val="00ED05A5"/>
    <w:rsid w:val="00ED168D"/>
    <w:rsid w:val="00ED2229"/>
    <w:rsid w:val="00EE0FD1"/>
    <w:rsid w:val="00EE566C"/>
    <w:rsid w:val="00EF4E4F"/>
    <w:rsid w:val="00EF517A"/>
    <w:rsid w:val="00EF66C3"/>
    <w:rsid w:val="00F02177"/>
    <w:rsid w:val="00F05783"/>
    <w:rsid w:val="00F1051E"/>
    <w:rsid w:val="00F11C19"/>
    <w:rsid w:val="00F1273A"/>
    <w:rsid w:val="00F12CBE"/>
    <w:rsid w:val="00F169F1"/>
    <w:rsid w:val="00F2135D"/>
    <w:rsid w:val="00F220EB"/>
    <w:rsid w:val="00F23AB1"/>
    <w:rsid w:val="00F253C1"/>
    <w:rsid w:val="00F33EE8"/>
    <w:rsid w:val="00F36138"/>
    <w:rsid w:val="00F4536C"/>
    <w:rsid w:val="00F46C0E"/>
    <w:rsid w:val="00F55044"/>
    <w:rsid w:val="00F56006"/>
    <w:rsid w:val="00F64C8A"/>
    <w:rsid w:val="00F65EC8"/>
    <w:rsid w:val="00F705EF"/>
    <w:rsid w:val="00F73460"/>
    <w:rsid w:val="00F74958"/>
    <w:rsid w:val="00F83163"/>
    <w:rsid w:val="00F90198"/>
    <w:rsid w:val="00F9519D"/>
    <w:rsid w:val="00F97AEC"/>
    <w:rsid w:val="00FA36FB"/>
    <w:rsid w:val="00FA4975"/>
    <w:rsid w:val="00FB0C6E"/>
    <w:rsid w:val="00FB4167"/>
    <w:rsid w:val="00FB5092"/>
    <w:rsid w:val="00FB65B0"/>
    <w:rsid w:val="00FB7F10"/>
    <w:rsid w:val="00FC2402"/>
    <w:rsid w:val="00FC4BC5"/>
    <w:rsid w:val="00FC4ECB"/>
    <w:rsid w:val="00FD00CC"/>
    <w:rsid w:val="00FD326B"/>
    <w:rsid w:val="00FD7051"/>
    <w:rsid w:val="00FE1953"/>
    <w:rsid w:val="00FE38CB"/>
    <w:rsid w:val="00FE38D3"/>
    <w:rsid w:val="00FF4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705EF"/>
    <w:pPr>
      <w:spacing w:beforeLines="50" w:afterLines="50"/>
      <w:ind w:firstLine="113"/>
      <w:jc w:val="center"/>
    </w:pPr>
    <w:rPr>
      <w:sz w:val="24"/>
      <w:szCs w:val="24"/>
      <w:lang w:eastAsia="en-US"/>
    </w:rPr>
  </w:style>
  <w:style w:type="paragraph" w:styleId="1">
    <w:name w:val="heading 1"/>
    <w:aliases w:val="1,H1,Heading 0,章,章节标题,PIM 1,Fab-1,h1,卷标题,R1,H11,- Section,SAHeading 1,标书1,L1,boc,1st level,Section Head,l1,List level 1,&amp;3,H12,H13,H14,H15,H16,H17,Header1,标题 1 1,标题一,Head1,Heading apps,合同标题,Datasheet title,Level 1 Topic Heading,Head 1,Head 11,Head"/>
    <w:basedOn w:val="a0"/>
    <w:next w:val="a0"/>
    <w:qFormat/>
    <w:rsid w:val="002A1669"/>
    <w:pPr>
      <w:keepNext/>
      <w:pageBreakBefore/>
      <w:numPr>
        <w:numId w:val="1"/>
      </w:numPr>
      <w:spacing w:before="340" w:after="330"/>
      <w:outlineLvl w:val="0"/>
    </w:pPr>
    <w:rPr>
      <w:rFonts w:ascii="Arial" w:eastAsia="仿宋_GB2312" w:hAnsi="Arial"/>
      <w:b/>
      <w:sz w:val="32"/>
      <w:szCs w:val="32"/>
    </w:rPr>
  </w:style>
  <w:style w:type="paragraph" w:styleId="2">
    <w:name w:val="heading 2"/>
    <w:aliases w:val="2,Heading 2 Hidden,Heading 2 CCBS,H2,h2,Level 2 Head,2nd level,Header 2,UNDERRUBRIK 1-2,UNDERRUBRIK 1-2 Char Char,第一章 标题 2,heading 2,ISO1,节名,Titre2,sect 1.2,h21,h22,sect 1.21,h23,sect 1.22,sect 1.23,h24,h25,sect 1.24,h26,sect 1.25,h27,h28,l2,I2,12"/>
    <w:basedOn w:val="a0"/>
    <w:next w:val="a0"/>
    <w:link w:val="2Char"/>
    <w:qFormat/>
    <w:rsid w:val="003540D8"/>
    <w:pPr>
      <w:keepNext/>
      <w:keepLines/>
      <w:outlineLvl w:val="1"/>
    </w:pPr>
    <w:rPr>
      <w:rFonts w:ascii="Arial" w:eastAsia="仿宋_GB2312" w:hAnsi="Arial"/>
      <w:b/>
      <w:bCs/>
      <w:kern w:val="2"/>
      <w:sz w:val="30"/>
      <w:szCs w:val="30"/>
      <w:lang w:eastAsia="zh-CN"/>
    </w:rPr>
  </w:style>
  <w:style w:type="paragraph" w:styleId="3">
    <w:name w:val="heading 3"/>
    <w:aliases w:val="a,Heading 3 - old,H3,3,h3,l3,CT,3rd level,Head 3,二级节名,Level 3 Head,heading 3,ISO2,sect1.2.3,section:3,level_3,PIM 3,sect1.2.31,sect1.2.32,sect1.2.311,sect1.2.33,sect1.2.312,一,BOD 0,一、,list 3,Title3,标题 3-3.1.1,标题 4.1.1,章标题1,第二层条,第三层,bh,Fab"/>
    <w:basedOn w:val="a0"/>
    <w:next w:val="a0"/>
    <w:link w:val="3Char"/>
    <w:qFormat/>
    <w:rsid w:val="006D33F5"/>
    <w:pPr>
      <w:keepNext/>
      <w:keepLines/>
      <w:outlineLvl w:val="2"/>
    </w:pPr>
    <w:rPr>
      <w:rFonts w:ascii="Arial" w:eastAsia="仿宋_GB2312" w:hAnsi="Arial"/>
      <w:b/>
      <w:bCs/>
      <w:sz w:val="28"/>
      <w:szCs w:val="28"/>
    </w:rPr>
  </w:style>
  <w:style w:type="paragraph" w:styleId="4">
    <w:name w:val="heading 4"/>
    <w:aliases w:val="H4,Ref Heading 1,rh1,Heading sql,sect 1.2.3.4,PIM 4,bullet,bl,bb,h4,4heading,(一),1.1,1。1,Titre4,4th level,h41,h42,h43,h411,h44,h412,h45,h413,h46,h414,h47,h48,h415,h49,h410,h416,h417,h418,h419,h420,h4110,h421,heading 4,1.,第三层条,sect 1.2.3.41,rh11,d,T"/>
    <w:basedOn w:val="a0"/>
    <w:next w:val="a0"/>
    <w:qFormat/>
    <w:rsid w:val="00C85CB1"/>
    <w:pPr>
      <w:keepNext/>
      <w:keepLines/>
      <w:numPr>
        <w:ilvl w:val="3"/>
        <w:numId w:val="2"/>
      </w:numPr>
      <w:spacing w:before="50" w:after="50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rsid w:val="004E615B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rsid w:val="004E615B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标题 2 Char"/>
    <w:aliases w:val="2 Char,Heading 2 Hidden Char,Heading 2 CCBS Char,H2 Char,h2 Char,Level 2 Head Char,2nd level Char,Header 2 Char,UNDERRUBRIK 1-2 Char,UNDERRUBRIK 1-2 Char Char Char,第一章 标题 2 Char,heading 2 Char,ISO1 Char,节名 Char,Titre2 Char,sect 1.2 Char"/>
    <w:basedOn w:val="a1"/>
    <w:link w:val="2"/>
    <w:rsid w:val="003B5EC4"/>
    <w:rPr>
      <w:rFonts w:ascii="Arial" w:eastAsia="仿宋_GB2312" w:hAnsi="Arial"/>
      <w:b/>
      <w:bCs/>
      <w:kern w:val="2"/>
      <w:sz w:val="30"/>
      <w:szCs w:val="30"/>
      <w:lang w:val="en-US" w:eastAsia="zh-CN" w:bidi="ar-SA"/>
    </w:rPr>
  </w:style>
  <w:style w:type="character" w:customStyle="1" w:styleId="3Char">
    <w:name w:val="标题 3 Char"/>
    <w:aliases w:val="a Char,Heading 3 - old Char,H3 Char,3 Char,h3 Char,l3 Char,CT Char,3rd level Char,Head 3 Char,二级节名 Char,Level 3 Head Char,heading 3 Char,ISO2 Char,sect1.2.3 Char,section:3 Char,level_3 Char,PIM 3 Char,sect1.2.31 Char,sect1.2.32 Char,一 Char"/>
    <w:basedOn w:val="a1"/>
    <w:link w:val="3"/>
    <w:rsid w:val="006D33F5"/>
    <w:rPr>
      <w:rFonts w:ascii="Arial" w:eastAsia="仿宋_GB2312" w:hAnsi="Arial"/>
      <w:b/>
      <w:bCs/>
      <w:sz w:val="28"/>
      <w:szCs w:val="28"/>
      <w:lang w:eastAsia="en-US"/>
    </w:rPr>
  </w:style>
  <w:style w:type="paragraph" w:customStyle="1" w:styleId="text">
    <w:name w:val="text"/>
    <w:basedOn w:val="a0"/>
    <w:rsid w:val="003201E0"/>
    <w:pPr>
      <w:spacing w:after="180"/>
      <w:ind w:left="1418"/>
    </w:pPr>
    <w:rPr>
      <w:szCs w:val="20"/>
      <w:lang w:val="en-AU"/>
    </w:rPr>
  </w:style>
  <w:style w:type="paragraph" w:customStyle="1" w:styleId="FigureNormal">
    <w:name w:val="Figure Normal"/>
    <w:basedOn w:val="text"/>
    <w:next w:val="a4"/>
    <w:rsid w:val="003201E0"/>
    <w:rPr>
      <w:b/>
    </w:rPr>
  </w:style>
  <w:style w:type="paragraph" w:styleId="a4">
    <w:name w:val="caption"/>
    <w:basedOn w:val="a0"/>
    <w:next w:val="a0"/>
    <w:qFormat/>
    <w:rsid w:val="003201E0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PubSub">
    <w:name w:val="PubSub"/>
    <w:basedOn w:val="a0"/>
    <w:next w:val="PubSubItal"/>
    <w:rsid w:val="003201E0"/>
    <w:pPr>
      <w:ind w:left="1418"/>
    </w:pPr>
    <w:rPr>
      <w:rFonts w:ascii="Arial" w:hAnsi="Arial"/>
      <w:szCs w:val="20"/>
      <w:lang w:val="en-AU"/>
    </w:rPr>
  </w:style>
  <w:style w:type="paragraph" w:customStyle="1" w:styleId="PubSubItal">
    <w:name w:val="PubSubItal"/>
    <w:basedOn w:val="PubSub"/>
    <w:rsid w:val="003201E0"/>
    <w:rPr>
      <w:i/>
      <w:sz w:val="18"/>
    </w:rPr>
  </w:style>
  <w:style w:type="paragraph" w:customStyle="1" w:styleId="TableData">
    <w:name w:val="TableData"/>
    <w:basedOn w:val="a0"/>
    <w:rsid w:val="003201E0"/>
    <w:pPr>
      <w:spacing w:before="60" w:after="60"/>
    </w:pPr>
    <w:rPr>
      <w:rFonts w:ascii="Arial" w:hAnsi="Arial"/>
      <w:sz w:val="18"/>
      <w:szCs w:val="20"/>
      <w:lang w:val="en-AU"/>
    </w:rPr>
  </w:style>
  <w:style w:type="paragraph" w:styleId="a5">
    <w:name w:val="footer"/>
    <w:aliases w:val="Footer-Even,f"/>
    <w:basedOn w:val="a0"/>
    <w:link w:val="Char"/>
    <w:rsid w:val="003201E0"/>
    <w:pPr>
      <w:tabs>
        <w:tab w:val="center" w:pos="4320"/>
        <w:tab w:val="right" w:pos="8640"/>
      </w:tabs>
    </w:pPr>
  </w:style>
  <w:style w:type="character" w:customStyle="1" w:styleId="Char">
    <w:name w:val="页脚 Char"/>
    <w:aliases w:val="Footer-Even Char,f Char"/>
    <w:basedOn w:val="a1"/>
    <w:link w:val="a5"/>
    <w:rsid w:val="00130FA5"/>
    <w:rPr>
      <w:rFonts w:eastAsia="宋体"/>
      <w:sz w:val="24"/>
      <w:szCs w:val="24"/>
      <w:lang w:val="en-US" w:eastAsia="en-US" w:bidi="ar-SA"/>
    </w:rPr>
  </w:style>
  <w:style w:type="character" w:styleId="a6">
    <w:name w:val="page number"/>
    <w:basedOn w:val="a1"/>
    <w:rsid w:val="003201E0"/>
  </w:style>
  <w:style w:type="paragraph" w:styleId="30">
    <w:name w:val="toc 3"/>
    <w:basedOn w:val="a0"/>
    <w:next w:val="a0"/>
    <w:autoRedefine/>
    <w:uiPriority w:val="39"/>
    <w:rsid w:val="00AC3ABE"/>
    <w:pPr>
      <w:spacing w:line="360" w:lineRule="auto"/>
      <w:ind w:leftChars="400" w:left="400"/>
    </w:pPr>
    <w:rPr>
      <w:rFonts w:ascii="Arial" w:hAnsi="Arial"/>
    </w:rPr>
  </w:style>
  <w:style w:type="character" w:styleId="a7">
    <w:name w:val="Hyperlink"/>
    <w:basedOn w:val="a1"/>
    <w:uiPriority w:val="99"/>
    <w:rsid w:val="003201E0"/>
    <w:rPr>
      <w:color w:val="0000FF"/>
      <w:u w:val="single"/>
    </w:rPr>
  </w:style>
  <w:style w:type="paragraph" w:styleId="10">
    <w:name w:val="toc 1"/>
    <w:basedOn w:val="a0"/>
    <w:next w:val="a0"/>
    <w:autoRedefine/>
    <w:uiPriority w:val="39"/>
    <w:rsid w:val="002A1875"/>
    <w:pPr>
      <w:tabs>
        <w:tab w:val="left" w:pos="1050"/>
        <w:tab w:val="right" w:leader="dot" w:pos="9350"/>
      </w:tabs>
      <w:spacing w:line="360" w:lineRule="auto"/>
    </w:pPr>
    <w:rPr>
      <w:rFonts w:ascii="宋体" w:hAnsi="宋体"/>
      <w:b/>
      <w:noProof/>
    </w:rPr>
  </w:style>
  <w:style w:type="paragraph" w:styleId="20">
    <w:name w:val="toc 2"/>
    <w:basedOn w:val="a0"/>
    <w:next w:val="a0"/>
    <w:autoRedefine/>
    <w:uiPriority w:val="39"/>
    <w:rsid w:val="00F74958"/>
    <w:pPr>
      <w:tabs>
        <w:tab w:val="left" w:pos="1020"/>
        <w:tab w:val="right" w:leader="dot" w:pos="9394"/>
      </w:tabs>
      <w:spacing w:line="360" w:lineRule="auto"/>
      <w:ind w:leftChars="200" w:left="480"/>
    </w:pPr>
    <w:rPr>
      <w:rFonts w:ascii="Arial" w:hAnsi="Arial"/>
    </w:rPr>
  </w:style>
  <w:style w:type="paragraph" w:styleId="a8">
    <w:name w:val="header"/>
    <w:aliases w:val="h,Ò³Ã¼,rnps-Header"/>
    <w:basedOn w:val="a0"/>
    <w:link w:val="Char0"/>
    <w:uiPriority w:val="99"/>
    <w:rsid w:val="003201E0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眉 Char"/>
    <w:aliases w:val="h Char,Ò³Ã¼ Char,rnps-Header Char"/>
    <w:basedOn w:val="a1"/>
    <w:link w:val="a8"/>
    <w:uiPriority w:val="99"/>
    <w:rsid w:val="00130FA5"/>
    <w:rPr>
      <w:rFonts w:eastAsia="宋体"/>
      <w:sz w:val="18"/>
      <w:szCs w:val="18"/>
      <w:lang w:val="en-US" w:eastAsia="en-US" w:bidi="ar-SA"/>
    </w:rPr>
  </w:style>
  <w:style w:type="table" w:styleId="a9">
    <w:name w:val="Table Grid"/>
    <w:basedOn w:val="a2"/>
    <w:rsid w:val="003201E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样式 段后: 1 行"/>
    <w:basedOn w:val="a0"/>
    <w:rsid w:val="003201E0"/>
    <w:pPr>
      <w:spacing w:after="50"/>
    </w:pPr>
    <w:rPr>
      <w:rFonts w:cs="宋体"/>
      <w:szCs w:val="20"/>
    </w:rPr>
  </w:style>
  <w:style w:type="paragraph" w:styleId="aa">
    <w:name w:val="Balloon Text"/>
    <w:basedOn w:val="a0"/>
    <w:semiHidden/>
    <w:rsid w:val="00C627A9"/>
    <w:rPr>
      <w:sz w:val="18"/>
      <w:szCs w:val="18"/>
    </w:rPr>
  </w:style>
  <w:style w:type="character" w:customStyle="1" w:styleId="contenttypefolder">
    <w:name w:val="contenttype folder"/>
    <w:basedOn w:val="a1"/>
    <w:rsid w:val="002F64C6"/>
  </w:style>
  <w:style w:type="character" w:styleId="ab">
    <w:name w:val="annotation reference"/>
    <w:basedOn w:val="a1"/>
    <w:semiHidden/>
    <w:rsid w:val="00A130CF"/>
    <w:rPr>
      <w:sz w:val="21"/>
      <w:szCs w:val="21"/>
    </w:rPr>
  </w:style>
  <w:style w:type="paragraph" w:styleId="ac">
    <w:name w:val="annotation text"/>
    <w:basedOn w:val="a0"/>
    <w:semiHidden/>
    <w:rsid w:val="00A130CF"/>
  </w:style>
  <w:style w:type="paragraph" w:styleId="ad">
    <w:name w:val="annotation subject"/>
    <w:basedOn w:val="ac"/>
    <w:next w:val="ac"/>
    <w:semiHidden/>
    <w:rsid w:val="00A130CF"/>
    <w:rPr>
      <w:b/>
      <w:bCs/>
    </w:rPr>
  </w:style>
  <w:style w:type="paragraph" w:styleId="ae">
    <w:name w:val="Document Map"/>
    <w:basedOn w:val="a0"/>
    <w:semiHidden/>
    <w:rsid w:val="00484040"/>
    <w:pPr>
      <w:shd w:val="clear" w:color="auto" w:fill="000080"/>
    </w:pPr>
  </w:style>
  <w:style w:type="paragraph" w:styleId="af">
    <w:name w:val="Body Text Indent"/>
    <w:basedOn w:val="a0"/>
    <w:rsid w:val="00B3028D"/>
    <w:pPr>
      <w:widowControl w:val="0"/>
      <w:tabs>
        <w:tab w:val="num" w:pos="0"/>
      </w:tabs>
      <w:adjustRightInd w:val="0"/>
      <w:spacing w:line="360" w:lineRule="exact"/>
      <w:ind w:rightChars="-42" w:right="-110" w:firstLine="288"/>
      <w:jc w:val="both"/>
      <w:textAlignment w:val="baseline"/>
    </w:pPr>
    <w:rPr>
      <w:szCs w:val="20"/>
      <w:lang w:eastAsia="zh-CN"/>
    </w:rPr>
  </w:style>
  <w:style w:type="paragraph" w:styleId="af0">
    <w:name w:val="Normal Indent"/>
    <w:aliases w:val="正文首行缩进两字,表正文,正文非缩进,特点,body text,鋘drad,???änd,Body Text(ch),段1,正文（首行缩进两字） Char Char,四号,正文缩进陈木华,正文缩进 Char,正文不缩进,ALT+Z,水上软件,中文正文,Indent 1,正文缩进（首行缩进两字）,正文缩进William,Alt+X2,缩进,标题四,特点 Char,正文对齐,正文文字首行缩进,正文无缩进,Alt+X,mr正文缩进,小,正文（首行缩进两字）,正文双线,正文(首行缩进两字),特点标题"/>
    <w:basedOn w:val="a0"/>
    <w:rsid w:val="00B3028D"/>
    <w:pPr>
      <w:widowControl w:val="0"/>
      <w:spacing w:line="300" w:lineRule="auto"/>
      <w:ind w:firstLine="420"/>
      <w:jc w:val="both"/>
    </w:pPr>
    <w:rPr>
      <w:kern w:val="2"/>
      <w:szCs w:val="20"/>
      <w:lang w:eastAsia="zh-CN"/>
    </w:rPr>
  </w:style>
  <w:style w:type="paragraph" w:styleId="af1">
    <w:name w:val="Normal (Web)"/>
    <w:basedOn w:val="a0"/>
    <w:rsid w:val="00B3028D"/>
    <w:pPr>
      <w:spacing w:before="100" w:beforeAutospacing="1" w:after="100" w:afterAutospacing="1"/>
    </w:pPr>
    <w:rPr>
      <w:rFonts w:ascii="宋体" w:hAnsi="宋体"/>
      <w:lang w:eastAsia="zh-CN"/>
    </w:rPr>
  </w:style>
  <w:style w:type="paragraph" w:customStyle="1" w:styleId="a">
    <w:name w:val="一级标题"/>
    <w:basedOn w:val="1"/>
    <w:rsid w:val="008E40F7"/>
    <w:pPr>
      <w:numPr>
        <w:numId w:val="2"/>
      </w:numPr>
      <w:spacing w:before="120" w:after="120"/>
    </w:pPr>
    <w:rPr>
      <w:rFonts w:ascii="黑体" w:eastAsia="黑体" w:hAnsi="宋体"/>
      <w:b w:val="0"/>
      <w:sz w:val="36"/>
      <w:lang w:eastAsia="zh-CN"/>
    </w:rPr>
  </w:style>
  <w:style w:type="paragraph" w:customStyle="1" w:styleId="266">
    <w:name w:val="样式 标题 2 + (西文) 黑体 黑色 段前: 6 磅 段后: 6 磅"/>
    <w:basedOn w:val="2"/>
    <w:link w:val="266CharChar"/>
    <w:autoRedefine/>
    <w:rsid w:val="006D33F5"/>
    <w:pPr>
      <w:tabs>
        <w:tab w:val="num" w:pos="426"/>
      </w:tabs>
      <w:spacing w:before="120" w:after="120"/>
      <w:ind w:left="142" w:firstLine="284"/>
    </w:pPr>
    <w:rPr>
      <w:rFonts w:ascii="黑体" w:eastAsia="黑体" w:cs="宋体"/>
      <w:b w:val="0"/>
      <w:color w:val="000000"/>
    </w:rPr>
  </w:style>
  <w:style w:type="character" w:customStyle="1" w:styleId="266CharChar">
    <w:name w:val="样式 标题 2 + (西文) 黑体 黑色 段前: 6 磅 段后: 6 磅 Char Char"/>
    <w:basedOn w:val="2Char"/>
    <w:link w:val="266"/>
    <w:rsid w:val="006D33F5"/>
    <w:rPr>
      <w:rFonts w:ascii="黑体" w:eastAsia="黑体" w:cs="宋体"/>
      <w:bCs/>
      <w:color w:val="000000"/>
    </w:rPr>
  </w:style>
  <w:style w:type="paragraph" w:customStyle="1" w:styleId="366">
    <w:name w:val="样式 标题 3 + (西文) 黑体 黑色 段前: 6 磅 段后: 6 磅"/>
    <w:basedOn w:val="3"/>
    <w:rsid w:val="00BF41EE"/>
    <w:pPr>
      <w:numPr>
        <w:ilvl w:val="2"/>
        <w:numId w:val="2"/>
      </w:numPr>
      <w:spacing w:before="50" w:after="50"/>
    </w:pPr>
    <w:rPr>
      <w:rFonts w:ascii="黑体" w:eastAsia="黑体" w:cs="宋体"/>
      <w:b w:val="0"/>
      <w:color w:val="000000"/>
    </w:rPr>
  </w:style>
  <w:style w:type="paragraph" w:customStyle="1" w:styleId="2660505">
    <w:name w:val="样式 样式 标题 2 + (西文) 黑体 黑色 段前: 6 磅 段后: 6 磅 + 段前: 0.5 行 段后: 0.5 行"/>
    <w:basedOn w:val="266"/>
    <w:rsid w:val="004E615B"/>
    <w:pPr>
      <w:numPr>
        <w:ilvl w:val="1"/>
        <w:numId w:val="2"/>
      </w:numPr>
    </w:pPr>
    <w:rPr>
      <w:bCs w:val="0"/>
      <w:szCs w:val="20"/>
    </w:rPr>
  </w:style>
  <w:style w:type="paragraph" w:customStyle="1" w:styleId="40505">
    <w:name w:val="样式 标题 4 + 段前: 0.5 行 段后: 0.5 行"/>
    <w:basedOn w:val="4"/>
    <w:rsid w:val="00C85CB1"/>
    <w:pPr>
      <w:spacing w:before="120" w:after="120"/>
    </w:pPr>
    <w:rPr>
      <w:rFonts w:cs="宋体"/>
      <w:b w:val="0"/>
      <w:szCs w:val="20"/>
    </w:rPr>
  </w:style>
  <w:style w:type="paragraph" w:styleId="21">
    <w:name w:val="Body Text Indent 2"/>
    <w:basedOn w:val="a0"/>
    <w:rsid w:val="00E17604"/>
    <w:pPr>
      <w:spacing w:after="120" w:line="480" w:lineRule="auto"/>
      <w:ind w:leftChars="200" w:left="420"/>
    </w:pPr>
  </w:style>
  <w:style w:type="paragraph" w:customStyle="1" w:styleId="22Heading2HiddenHeading2CCBSH2h2Level2Head2nd">
    <w:name w:val="样式 标题 22Heading 2 HiddenHeading 2 CCBSH2h2Level 2 Head2nd..."/>
    <w:basedOn w:val="a0"/>
    <w:rsid w:val="00E17604"/>
    <w:pPr>
      <w:widowControl w:val="0"/>
      <w:tabs>
        <w:tab w:val="num" w:pos="288"/>
      </w:tabs>
      <w:ind w:left="288" w:firstLine="0"/>
      <w:jc w:val="both"/>
    </w:pPr>
    <w:rPr>
      <w:kern w:val="2"/>
      <w:sz w:val="21"/>
      <w:lang w:eastAsia="zh-CN"/>
    </w:rPr>
  </w:style>
  <w:style w:type="paragraph" w:customStyle="1" w:styleId="12">
    <w:name w:val="注释样式1"/>
    <w:basedOn w:val="a0"/>
    <w:link w:val="1Char"/>
    <w:qFormat/>
    <w:rsid w:val="00130FA5"/>
    <w:pPr>
      <w:widowControl w:val="0"/>
      <w:spacing w:line="360" w:lineRule="auto"/>
      <w:ind w:firstLineChars="200" w:firstLine="480"/>
      <w:jc w:val="both"/>
    </w:pPr>
    <w:rPr>
      <w:rFonts w:ascii="Arial" w:hAnsi="Arial"/>
      <w:i/>
      <w:color w:val="0000FF"/>
      <w:kern w:val="2"/>
      <w:lang w:eastAsia="zh-CN"/>
    </w:rPr>
  </w:style>
  <w:style w:type="character" w:customStyle="1" w:styleId="1Char">
    <w:name w:val="注释样式1 Char"/>
    <w:basedOn w:val="a1"/>
    <w:link w:val="12"/>
    <w:rsid w:val="00130FA5"/>
    <w:rPr>
      <w:rFonts w:ascii="Arial" w:eastAsia="宋体" w:hAnsi="Arial"/>
      <w:i/>
      <w:color w:val="0000FF"/>
      <w:kern w:val="2"/>
      <w:sz w:val="24"/>
      <w:szCs w:val="24"/>
      <w:lang w:val="en-US" w:eastAsia="zh-CN" w:bidi="ar-SA"/>
    </w:rPr>
  </w:style>
  <w:style w:type="paragraph" w:customStyle="1" w:styleId="af2">
    <w:name w:val="表内容"/>
    <w:rsid w:val="00130FA5"/>
    <w:pPr>
      <w:spacing w:beforeLines="50" w:afterLines="50"/>
      <w:ind w:firstLine="113"/>
      <w:jc w:val="center"/>
    </w:pPr>
    <w:rPr>
      <w:rFonts w:ascii="宋体"/>
      <w:noProof/>
      <w:kern w:val="21"/>
      <w:sz w:val="24"/>
      <w:szCs w:val="24"/>
    </w:rPr>
  </w:style>
  <w:style w:type="paragraph" w:customStyle="1" w:styleId="af3">
    <w:name w:val="注释样式"/>
    <w:basedOn w:val="a0"/>
    <w:link w:val="Char1"/>
    <w:qFormat/>
    <w:rsid w:val="00130FA5"/>
    <w:pPr>
      <w:widowControl w:val="0"/>
      <w:spacing w:line="360" w:lineRule="auto"/>
      <w:ind w:firstLineChars="200" w:firstLine="480"/>
      <w:jc w:val="both"/>
    </w:pPr>
    <w:rPr>
      <w:rFonts w:ascii="Arial" w:hAnsi="Arial"/>
      <w:i/>
      <w:iCs/>
      <w:color w:val="3366FF"/>
      <w:kern w:val="2"/>
      <w:lang w:eastAsia="zh-CN"/>
    </w:rPr>
  </w:style>
  <w:style w:type="character" w:customStyle="1" w:styleId="Char1">
    <w:name w:val="注释样式 Char"/>
    <w:basedOn w:val="a1"/>
    <w:link w:val="af3"/>
    <w:rsid w:val="00130FA5"/>
    <w:rPr>
      <w:rFonts w:ascii="Arial" w:eastAsia="宋体" w:hAnsi="Arial"/>
      <w:i/>
      <w:iCs/>
      <w:color w:val="3366FF"/>
      <w:kern w:val="2"/>
      <w:sz w:val="24"/>
      <w:szCs w:val="24"/>
      <w:lang w:val="en-US" w:eastAsia="zh-CN" w:bidi="ar-SA"/>
    </w:rPr>
  </w:style>
  <w:style w:type="paragraph" w:customStyle="1" w:styleId="af4">
    <w:name w:val="编写建议"/>
    <w:basedOn w:val="a0"/>
    <w:link w:val="Char2"/>
    <w:rsid w:val="00130FA5"/>
    <w:pPr>
      <w:widowControl w:val="0"/>
      <w:autoSpaceDE w:val="0"/>
      <w:autoSpaceDN w:val="0"/>
      <w:adjustRightInd w:val="0"/>
      <w:spacing w:line="360" w:lineRule="auto"/>
      <w:ind w:firstLineChars="200" w:firstLine="420"/>
    </w:pPr>
    <w:rPr>
      <w:rFonts w:cs="Arial"/>
      <w:i/>
      <w:color w:val="0000FF"/>
      <w:lang w:eastAsia="zh-CN"/>
    </w:rPr>
  </w:style>
  <w:style w:type="character" w:customStyle="1" w:styleId="Char2">
    <w:name w:val="编写建议 Char"/>
    <w:basedOn w:val="a1"/>
    <w:link w:val="af4"/>
    <w:rsid w:val="00130FA5"/>
    <w:rPr>
      <w:rFonts w:eastAsia="宋体" w:cs="Arial"/>
      <w:i/>
      <w:color w:val="0000FF"/>
      <w:sz w:val="24"/>
      <w:szCs w:val="24"/>
      <w:lang w:val="en-US" w:eastAsia="zh-CN" w:bidi="ar-SA"/>
    </w:rPr>
  </w:style>
  <w:style w:type="paragraph" w:customStyle="1" w:styleId="Char1CharCharChar">
    <w:name w:val="Char1 Char Char Char"/>
    <w:basedOn w:val="a0"/>
    <w:autoRedefine/>
    <w:rsid w:val="00F65EC8"/>
    <w:pPr>
      <w:widowControl w:val="0"/>
      <w:tabs>
        <w:tab w:val="num" w:pos="1080"/>
      </w:tabs>
      <w:ind w:left="432" w:hanging="432"/>
      <w:jc w:val="both"/>
    </w:pPr>
    <w:rPr>
      <w:kern w:val="2"/>
      <w:lang w:eastAsia="zh-CN"/>
    </w:rPr>
  </w:style>
  <w:style w:type="character" w:customStyle="1" w:styleId="CharChar2">
    <w:name w:val="Char Char2"/>
    <w:basedOn w:val="a1"/>
    <w:rsid w:val="001F58D8"/>
    <w:rPr>
      <w:rFonts w:eastAsia="宋体"/>
      <w:kern w:val="2"/>
      <w:sz w:val="18"/>
      <w:szCs w:val="18"/>
      <w:lang w:val="en-US" w:eastAsia="zh-CN" w:bidi="ar-SA"/>
    </w:rPr>
  </w:style>
  <w:style w:type="paragraph" w:styleId="af5">
    <w:name w:val="Subtitle"/>
    <w:basedOn w:val="a0"/>
    <w:next w:val="a0"/>
    <w:link w:val="Char3"/>
    <w:qFormat/>
    <w:rsid w:val="00240949"/>
    <w:pPr>
      <w:spacing w:before="240" w:after="60" w:line="312" w:lineRule="auto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3">
    <w:name w:val="副标题 Char"/>
    <w:basedOn w:val="a1"/>
    <w:link w:val="af5"/>
    <w:rsid w:val="00240949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af6">
    <w:name w:val="List Paragraph"/>
    <w:basedOn w:val="a0"/>
    <w:uiPriority w:val="34"/>
    <w:qFormat/>
    <w:rsid w:val="00F74958"/>
    <w:pPr>
      <w:ind w:firstLineChars="200" w:firstLine="420"/>
    </w:pPr>
  </w:style>
  <w:style w:type="paragraph" w:styleId="40">
    <w:name w:val="toc 4"/>
    <w:basedOn w:val="a0"/>
    <w:next w:val="a0"/>
    <w:autoRedefine/>
    <w:uiPriority w:val="39"/>
    <w:unhideWhenUsed/>
    <w:rsid w:val="002F00AA"/>
    <w:pPr>
      <w:widowControl w:val="0"/>
      <w:ind w:leftChars="600" w:left="126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50">
    <w:name w:val="toc 5"/>
    <w:basedOn w:val="a0"/>
    <w:next w:val="a0"/>
    <w:autoRedefine/>
    <w:uiPriority w:val="39"/>
    <w:unhideWhenUsed/>
    <w:rsid w:val="002F00AA"/>
    <w:pPr>
      <w:widowControl w:val="0"/>
      <w:ind w:leftChars="800" w:left="168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60">
    <w:name w:val="toc 6"/>
    <w:basedOn w:val="a0"/>
    <w:next w:val="a0"/>
    <w:autoRedefine/>
    <w:uiPriority w:val="39"/>
    <w:unhideWhenUsed/>
    <w:rsid w:val="002F00AA"/>
    <w:pPr>
      <w:widowControl w:val="0"/>
      <w:ind w:leftChars="1000" w:left="210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7">
    <w:name w:val="toc 7"/>
    <w:basedOn w:val="a0"/>
    <w:next w:val="a0"/>
    <w:autoRedefine/>
    <w:uiPriority w:val="39"/>
    <w:unhideWhenUsed/>
    <w:rsid w:val="002F00AA"/>
    <w:pPr>
      <w:widowControl w:val="0"/>
      <w:ind w:leftChars="1200" w:left="252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8">
    <w:name w:val="toc 8"/>
    <w:basedOn w:val="a0"/>
    <w:next w:val="a0"/>
    <w:autoRedefine/>
    <w:uiPriority w:val="39"/>
    <w:unhideWhenUsed/>
    <w:rsid w:val="002F00AA"/>
    <w:pPr>
      <w:widowControl w:val="0"/>
      <w:ind w:leftChars="1400" w:left="294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9">
    <w:name w:val="toc 9"/>
    <w:basedOn w:val="a0"/>
    <w:next w:val="a0"/>
    <w:autoRedefine/>
    <w:uiPriority w:val="39"/>
    <w:unhideWhenUsed/>
    <w:rsid w:val="002F00AA"/>
    <w:pPr>
      <w:widowControl w:val="0"/>
      <w:ind w:leftChars="1600" w:left="336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TOC">
    <w:name w:val="TOC Heading"/>
    <w:basedOn w:val="1"/>
    <w:next w:val="a0"/>
    <w:uiPriority w:val="39"/>
    <w:semiHidden/>
    <w:unhideWhenUsed/>
    <w:qFormat/>
    <w:rsid w:val="00BF3AD6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eastAsia="宋体" w:hAnsi="Cambria"/>
      <w:bCs/>
      <w:color w:val="365F91"/>
      <w:sz w:val="28"/>
      <w:szCs w:val="2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010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2045593501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829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949818831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2150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317496770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0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613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679282110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3908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858931833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80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431777930">
              <w:marLeft w:val="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oter" Target="footer5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v1\joffice\metadata\document\&#25991;&#26723;&#27169;&#26495;\&#25991;&#2672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1E369-8DCE-4702-A8DF-10D44849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文档模板.dotx</Template>
  <TotalTime>66</TotalTime>
  <Pages>10</Pages>
  <Words>1212</Words>
  <Characters>1075</Characters>
  <Application>Microsoft Office Word</Application>
  <DocSecurity>0</DocSecurity>
  <Lines>8</Lines>
  <Paragraphs>4</Paragraphs>
  <ScaleCrop>false</ScaleCrop>
  <Company/>
  <LinksUpToDate>false</LinksUpToDate>
  <CharactersWithSpaces>2283</CharactersWithSpaces>
  <SharedDoc>false</SharedDoc>
  <HLinks>
    <vt:vector size="90" baseType="variant">
      <vt:variant>
        <vt:i4>1638461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_Toc340499772</vt:lpwstr>
      </vt:variant>
      <vt:variant>
        <vt:i4>1638461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_Toc340499771</vt:lpwstr>
      </vt:variant>
      <vt:variant>
        <vt:i4>1638461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_Toc340499770</vt:lpwstr>
      </vt:variant>
      <vt:variant>
        <vt:i4>1572925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_Toc340499769</vt:lpwstr>
      </vt:variant>
      <vt:variant>
        <vt:i4>1572925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_Toc340499768</vt:lpwstr>
      </vt:variant>
      <vt:variant>
        <vt:i4>1572925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_Toc340499767</vt:lpwstr>
      </vt:variant>
      <vt:variant>
        <vt:i4>1572925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_Toc340499766</vt:lpwstr>
      </vt:variant>
      <vt:variant>
        <vt:i4>1572925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_Toc340499765</vt:lpwstr>
      </vt:variant>
      <vt:variant>
        <vt:i4>1572925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_Toc340499764</vt:lpwstr>
      </vt:variant>
      <vt:variant>
        <vt:i4>1572925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_Toc340499763</vt:lpwstr>
      </vt:variant>
      <vt:variant>
        <vt:i4>1572925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_Toc340499762</vt:lpwstr>
      </vt:variant>
      <vt:variant>
        <vt:i4>1572925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_Toc340499761</vt:lpwstr>
      </vt:variant>
      <vt:variant>
        <vt:i4>1572925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_Toc340499760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_Toc340499759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_Toc340499758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超级管理员</dc:creator>
  <cp:keywords/>
  <dc:description/>
  <cp:lastModifiedBy>超级管理员</cp:lastModifiedBy>
  <cp:revision>14</cp:revision>
  <cp:lastPrinted>2008-07-08T07:30:00Z</cp:lastPrinted>
  <dcterms:created xsi:type="dcterms:W3CDTF">2012-11-12T08:43:00Z</dcterms:created>
  <dcterms:modified xsi:type="dcterms:W3CDTF">2012-11-20T08:57:00Z</dcterms:modified>
</cp:coreProperties>
</file>